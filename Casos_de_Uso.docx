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D40D" w14:textId="36D46E30" w:rsidR="009B4D3E" w:rsidDel="003F63AA" w:rsidRDefault="00000000">
      <w:pPr>
        <w:rPr>
          <w:del w:id="0" w:author="Francisco Javier Guzman Villegas" w:date="2026-03-02T23:57:00Z" w16du:dateUtc="2026-03-03T04:57:00Z"/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  <w:lang w:val="es-MX"/>
        </w:rPr>
      </w:pPr>
      <w:del w:id="1" w:author="Francisco Javier Guzman Villegas" w:date="2026-03-02T23:57:00Z" w16du:dateUtc="2026-03-03T04:57:00Z">
        <w:r w:rsidRPr="00007B12" w:rsidDel="00007B12">
          <w:rPr>
            <w:rFonts w:asciiTheme="majorHAnsi" w:eastAsiaTheme="majorEastAsia" w:hAnsiTheme="majorHAnsi" w:cstheme="majorHAnsi"/>
            <w:b/>
            <w:bCs/>
            <w:color w:val="365F91" w:themeColor="accent1" w:themeShade="BF"/>
            <w:sz w:val="28"/>
            <w:szCs w:val="28"/>
            <w:lang w:val="es-MX"/>
            <w:rPrChange w:id="2" w:author="Francisco Javier Guzman Villegas" w:date="2026-03-02T23:57:00Z" w16du:dateUtc="2026-03-03T04:57:00Z">
              <w:rPr>
                <w:rFonts w:asciiTheme="majorHAnsi" w:eastAsiaTheme="majorEastAsia" w:hAnsiTheme="majorHAnsi" w:cstheme="majorHAnsi"/>
                <w:b/>
                <w:bCs/>
                <w:color w:val="365F91" w:themeColor="accent1" w:themeShade="BF"/>
                <w:sz w:val="28"/>
                <w:szCs w:val="28"/>
              </w:rPr>
            </w:rPrChange>
          </w:rPr>
          <w:delText>Casos de Uso (UML) — Sistema de Gestión de Turnos y Vigilancia Escolar</w:delText>
        </w:r>
      </w:del>
    </w:p>
    <w:p w14:paraId="7C58AFBD" w14:textId="77CC1148" w:rsidR="009B4D3E" w:rsidRDefault="003F63AA">
      <w:pPr>
        <w:rPr>
          <w:ins w:id="3" w:author="Francisco Javier Guzman Villegas" w:date="2026-03-03T00:01:00Z" w16du:dateUtc="2026-03-03T05:01:00Z"/>
          <w:b/>
          <w:bCs/>
          <w:sz w:val="28"/>
          <w:szCs w:val="28"/>
          <w:lang w:val="es-MX"/>
        </w:rPr>
      </w:pPr>
      <w:ins w:id="4" w:author="Francisco Javier Guzman Villegas" w:date="2026-03-03T00:01:00Z" w16du:dateUtc="2026-03-03T05:01:00Z">
        <w:r w:rsidRPr="003F63AA">
          <w:rPr>
            <w:b/>
            <w:bCs/>
            <w:sz w:val="28"/>
            <w:szCs w:val="28"/>
            <w:lang w:val="es-MX"/>
            <w:rPrChange w:id="5" w:author="Francisco Javier Guzman Villegas" w:date="2026-03-03T00:01:00Z" w16du:dateUtc="2026-03-03T05:01:00Z">
              <w:rPr>
                <w:lang w:val="es-MX"/>
              </w:rPr>
            </w:rPrChange>
          </w:rPr>
          <w:t>Casos de Uso</w:t>
        </w:r>
      </w:ins>
    </w:p>
    <w:p w14:paraId="5C09C582" w14:textId="77777777" w:rsidR="003F63AA" w:rsidRDefault="003F63AA">
      <w:pPr>
        <w:rPr>
          <w:ins w:id="6" w:author="Francisco Javier Guzman Villegas" w:date="2026-03-03T00:01:00Z" w16du:dateUtc="2026-03-03T05:01:00Z"/>
          <w:b/>
          <w:bCs/>
          <w:sz w:val="28"/>
          <w:szCs w:val="28"/>
          <w:lang w:val="es-MX"/>
        </w:rPr>
      </w:pPr>
    </w:p>
    <w:p w14:paraId="06CB1422" w14:textId="7DA3FC4E" w:rsidR="003F63AA" w:rsidRPr="003F63AA" w:rsidRDefault="003F63AA">
      <w:pPr>
        <w:rPr>
          <w:b/>
          <w:bCs/>
          <w:sz w:val="28"/>
          <w:szCs w:val="28"/>
          <w:lang w:val="es-MX"/>
          <w:rPrChange w:id="7" w:author="Francisco Javier Guzman Villegas" w:date="2026-03-03T00:01:00Z" w16du:dateUtc="2026-03-03T05:01:00Z">
            <w:rPr/>
          </w:rPrChange>
        </w:rPr>
      </w:pPr>
      <w:ins w:id="8" w:author="Francisco Javier Guzman Villegas" w:date="2026-03-03T00:01:00Z" w16du:dateUtc="2026-03-03T05:01:00Z">
        <w:r>
          <w:rPr>
            <w:b/>
            <w:bCs/>
            <w:sz w:val="28"/>
            <w:szCs w:val="28"/>
            <w:lang w:val="es-MX"/>
          </w:rPr>
          <w:t>Actores</w:t>
        </w:r>
      </w:ins>
    </w:p>
    <w:p w14:paraId="715AEEA0" w14:textId="75A7C98A" w:rsidR="009B4D3E" w:rsidRPr="00007B12" w:rsidDel="00007B12" w:rsidRDefault="00000000">
      <w:pPr>
        <w:pStyle w:val="Ttulo2"/>
        <w:rPr>
          <w:del w:id="9" w:author="Francisco Javier Guzman Villegas" w:date="2026-03-02T23:57:00Z" w16du:dateUtc="2026-03-03T04:57:00Z"/>
          <w:lang w:val="es-MX"/>
          <w:rPrChange w:id="10" w:author="Francisco Javier Guzman Villegas" w:date="2026-03-02T23:57:00Z" w16du:dateUtc="2026-03-03T04:57:00Z">
            <w:rPr>
              <w:del w:id="11" w:author="Francisco Javier Guzman Villegas" w:date="2026-03-02T23:57:00Z" w16du:dateUtc="2026-03-03T04:57:00Z"/>
            </w:rPr>
          </w:rPrChange>
        </w:rPr>
      </w:pPr>
      <w:del w:id="12" w:author="Francisco Javier Guzman Villegas" w:date="2026-03-02T23:57:00Z" w16du:dateUtc="2026-03-03T04:57:00Z">
        <w:r w:rsidRPr="00007B12" w:rsidDel="00007B12">
          <w:rPr>
            <w:b w:val="0"/>
            <w:bCs w:val="0"/>
            <w:lang w:val="es-MX"/>
            <w:rPrChange w:id="13" w:author="Francisco Javier Guzman Villegas" w:date="2026-03-02T23:57:00Z" w16du:dateUtc="2026-03-03T04:57:00Z">
              <w:rPr>
                <w:b w:val="0"/>
                <w:bCs w:val="0"/>
              </w:rPr>
            </w:rPrChange>
          </w:rPr>
          <w:delText>Actores</w:delText>
        </w:r>
      </w:del>
    </w:p>
    <w:p w14:paraId="488171D3" w14:textId="77777777" w:rsidR="009B4D3E" w:rsidRPr="00007B12" w:rsidRDefault="00000000">
      <w:pPr>
        <w:rPr>
          <w:lang w:val="es-MX"/>
          <w:rPrChange w:id="14" w:author="Francisco Javier Guzman Villegas" w:date="2026-03-02T23:57:00Z" w16du:dateUtc="2026-03-03T04:57:00Z">
            <w:rPr/>
          </w:rPrChange>
        </w:rPr>
      </w:pPr>
      <w:r w:rsidRPr="00007B12">
        <w:rPr>
          <w:b/>
          <w:lang w:val="es-MX"/>
          <w:rPrChange w:id="15" w:author="Francisco Javier Guzman Villegas" w:date="2026-03-02T23:57:00Z" w16du:dateUtc="2026-03-03T04:57:00Z">
            <w:rPr>
              <w:b/>
            </w:rPr>
          </w:rPrChange>
        </w:rPr>
        <w:t xml:space="preserve">• Docente en turno: </w:t>
      </w:r>
      <w:r w:rsidRPr="00007B12">
        <w:rPr>
          <w:lang w:val="es-MX"/>
          <w:rPrChange w:id="16" w:author="Francisco Javier Guzman Villegas" w:date="2026-03-02T23:57:00Z" w16du:dateUtc="2026-03-03T04:57:00Z">
            <w:rPr/>
          </w:rPrChange>
        </w:rPr>
        <w:t>Realiza la vigilancia en la zona asignada, registra presencia, recorridos, incidentes y cierre del turno.</w:t>
      </w:r>
    </w:p>
    <w:p w14:paraId="28F895AD" w14:textId="77777777" w:rsidR="009B4D3E" w:rsidRPr="00007B12" w:rsidRDefault="00000000">
      <w:pPr>
        <w:rPr>
          <w:lang w:val="es-MX"/>
          <w:rPrChange w:id="17" w:author="Francisco Javier Guzman Villegas" w:date="2026-03-02T23:57:00Z" w16du:dateUtc="2026-03-03T04:57:00Z">
            <w:rPr/>
          </w:rPrChange>
        </w:rPr>
      </w:pPr>
      <w:r w:rsidRPr="00007B12">
        <w:rPr>
          <w:b/>
          <w:lang w:val="es-MX"/>
          <w:rPrChange w:id="18" w:author="Francisco Javier Guzman Villegas" w:date="2026-03-02T23:57:00Z" w16du:dateUtc="2026-03-03T04:57:00Z">
            <w:rPr>
              <w:b/>
            </w:rPr>
          </w:rPrChange>
        </w:rPr>
        <w:t xml:space="preserve">• Coordinador de nivel: </w:t>
      </w:r>
      <w:r w:rsidRPr="00007B12">
        <w:rPr>
          <w:lang w:val="es-MX"/>
          <w:rPrChange w:id="19" w:author="Francisco Javier Guzman Villegas" w:date="2026-03-02T23:57:00Z" w16du:dateUtc="2026-03-03T04:57:00Z">
            <w:rPr/>
          </w:rPrChange>
        </w:rPr>
        <w:t>Monitorea cobertura en tiempo real, reasigna turnos y gestiona incidentes y reportes.</w:t>
      </w:r>
    </w:p>
    <w:p w14:paraId="6392E882" w14:textId="77777777" w:rsidR="009B4D3E" w:rsidDel="003F63AA" w:rsidRDefault="00000000">
      <w:pPr>
        <w:rPr>
          <w:del w:id="20" w:author="Francisco Javier Guzman Villegas" w:date="2026-03-03T00:01:00Z" w16du:dateUtc="2026-03-03T05:01:00Z"/>
          <w:lang w:val="es-MX"/>
        </w:rPr>
      </w:pPr>
      <w:r w:rsidRPr="00007B12">
        <w:rPr>
          <w:b/>
          <w:lang w:val="es-MX"/>
          <w:rPrChange w:id="21" w:author="Francisco Javier Guzman Villegas" w:date="2026-03-02T23:57:00Z" w16du:dateUtc="2026-03-03T04:57:00Z">
            <w:rPr>
              <w:b/>
            </w:rPr>
          </w:rPrChange>
        </w:rPr>
        <w:t xml:space="preserve">• Administrador del sistema: </w:t>
      </w:r>
      <w:r w:rsidRPr="00007B12">
        <w:rPr>
          <w:lang w:val="es-MX"/>
          <w:rPrChange w:id="22" w:author="Francisco Javier Guzman Villegas" w:date="2026-03-02T23:57:00Z" w16du:dateUtc="2026-03-03T04:57:00Z">
            <w:rPr/>
          </w:rPrChange>
        </w:rPr>
        <w:t>Administra zonas/puntos y turnos/asignaciones, y mantiene usuarios/roles.</w:t>
      </w:r>
    </w:p>
    <w:p w14:paraId="7F6B0078" w14:textId="77777777" w:rsidR="003F63AA" w:rsidRPr="00007B12" w:rsidRDefault="003F63AA">
      <w:pPr>
        <w:rPr>
          <w:ins w:id="23" w:author="Francisco Javier Guzman Villegas" w:date="2026-03-03T00:01:00Z" w16du:dateUtc="2026-03-03T05:01:00Z"/>
          <w:lang w:val="es-MX"/>
          <w:rPrChange w:id="24" w:author="Francisco Javier Guzman Villegas" w:date="2026-03-02T23:57:00Z" w16du:dateUtc="2026-03-03T04:57:00Z">
            <w:rPr>
              <w:ins w:id="25" w:author="Francisco Javier Guzman Villegas" w:date="2026-03-03T00:01:00Z" w16du:dateUtc="2026-03-03T05:01:00Z"/>
            </w:rPr>
          </w:rPrChange>
        </w:rPr>
      </w:pPr>
    </w:p>
    <w:p w14:paraId="15EEBB31" w14:textId="77777777" w:rsidR="009B4D3E" w:rsidRDefault="009B4D3E">
      <w:pPr>
        <w:rPr>
          <w:ins w:id="26" w:author="Francisco Javier Guzman Villegas" w:date="2026-03-03T00:01:00Z" w16du:dateUtc="2026-03-03T05:01:00Z"/>
          <w:lang w:val="es-MX"/>
        </w:rPr>
      </w:pPr>
    </w:p>
    <w:p w14:paraId="3F48619A" w14:textId="2B682BCC" w:rsidR="003F63AA" w:rsidRPr="003F63AA" w:rsidRDefault="003F63AA">
      <w:pPr>
        <w:rPr>
          <w:b/>
          <w:bCs/>
          <w:sz w:val="28"/>
          <w:szCs w:val="28"/>
          <w:lang w:val="es-MX"/>
          <w:rPrChange w:id="27" w:author="Francisco Javier Guzman Villegas" w:date="2026-03-03T00:01:00Z" w16du:dateUtc="2026-03-03T05:01:00Z">
            <w:rPr/>
          </w:rPrChange>
        </w:rPr>
      </w:pPr>
      <w:ins w:id="28" w:author="Francisco Javier Guzman Villegas" w:date="2026-03-03T00:02:00Z" w16du:dateUtc="2026-03-03T05:02:00Z">
        <w:r>
          <w:rPr>
            <w:b/>
            <w:bCs/>
            <w:sz w:val="28"/>
            <w:szCs w:val="28"/>
            <w:lang w:val="es-MX"/>
          </w:rPr>
          <w:t>Notas de alcance</w:t>
        </w:r>
      </w:ins>
    </w:p>
    <w:p w14:paraId="028FF2DD" w14:textId="5B80DBFF" w:rsidR="009B4D3E" w:rsidRPr="00007B12" w:rsidDel="00007B12" w:rsidRDefault="00000000">
      <w:pPr>
        <w:pStyle w:val="Ttulo2"/>
        <w:rPr>
          <w:del w:id="29" w:author="Francisco Javier Guzman Villegas" w:date="2026-03-02T23:57:00Z" w16du:dateUtc="2026-03-03T04:57:00Z"/>
          <w:lang w:val="es-MX"/>
          <w:rPrChange w:id="30" w:author="Francisco Javier Guzman Villegas" w:date="2026-03-02T23:57:00Z" w16du:dateUtc="2026-03-03T04:57:00Z">
            <w:rPr>
              <w:del w:id="31" w:author="Francisco Javier Guzman Villegas" w:date="2026-03-02T23:57:00Z" w16du:dateUtc="2026-03-03T04:57:00Z"/>
            </w:rPr>
          </w:rPrChange>
        </w:rPr>
      </w:pPr>
      <w:del w:id="32" w:author="Francisco Javier Guzman Villegas" w:date="2026-03-02T23:57:00Z" w16du:dateUtc="2026-03-03T04:57:00Z">
        <w:r w:rsidRPr="00007B12" w:rsidDel="00007B12">
          <w:rPr>
            <w:b w:val="0"/>
            <w:bCs w:val="0"/>
            <w:lang w:val="es-MX"/>
            <w:rPrChange w:id="33" w:author="Francisco Javier Guzman Villegas" w:date="2026-03-02T23:57:00Z" w16du:dateUtc="2026-03-03T04:57:00Z">
              <w:rPr>
                <w:b w:val="0"/>
                <w:bCs w:val="0"/>
              </w:rPr>
            </w:rPrChange>
          </w:rPr>
          <w:delText>Nota de alcance</w:delText>
        </w:r>
      </w:del>
    </w:p>
    <w:p w14:paraId="6764B444" w14:textId="77777777" w:rsidR="009B4D3E" w:rsidRPr="00007B12" w:rsidRDefault="00000000">
      <w:pPr>
        <w:rPr>
          <w:lang w:val="es-MX"/>
          <w:rPrChange w:id="34" w:author="Francisco Javier Guzman Villegas" w:date="2026-03-02T23:57:00Z" w16du:dateUtc="2026-03-03T04:57:00Z">
            <w:rPr/>
          </w:rPrChange>
        </w:rPr>
      </w:pPr>
      <w:r w:rsidRPr="00007B12">
        <w:rPr>
          <w:lang w:val="es-MX"/>
          <w:rPrChange w:id="35" w:author="Francisco Javier Guzman Villegas" w:date="2026-03-02T23:57:00Z" w16du:dateUtc="2026-03-03T04:57:00Z">
            <w:rPr/>
          </w:rPrChange>
        </w:rPr>
        <w:t>Estos casos de uso describen únicamente la interacción Actor ↔ Sistema (comportamiento observable). Requisitos no funcionales (privacidad, modo offline, tiempos de respuesta, etc.) se documentan en una sección aparte.</w:t>
      </w:r>
    </w:p>
    <w:p w14:paraId="1D648673" w14:textId="77777777" w:rsidR="009B4D3E" w:rsidRPr="00007B12" w:rsidRDefault="009B4D3E">
      <w:pPr>
        <w:rPr>
          <w:lang w:val="es-MX"/>
          <w:rPrChange w:id="36" w:author="Francisco Javier Guzman Villegas" w:date="2026-03-02T23:57:00Z" w16du:dateUtc="2026-03-03T04:57:00Z">
            <w:rPr/>
          </w:rPrChange>
        </w:rPr>
      </w:pPr>
    </w:p>
    <w:p w14:paraId="3486A9EB" w14:textId="57C374D8" w:rsidR="009B4D3E" w:rsidRPr="003F63AA" w:rsidDel="00007B12" w:rsidRDefault="00000000">
      <w:pPr>
        <w:pStyle w:val="Ttulo2"/>
        <w:rPr>
          <w:del w:id="37" w:author="Francisco Javier Guzman Villegas" w:date="2026-03-02T23:57:00Z" w16du:dateUtc="2026-03-03T04:57:00Z"/>
          <w:lang w:val="es-MX"/>
          <w:rPrChange w:id="38" w:author="Francisco Javier Guzman Villegas" w:date="2026-03-03T00:00:00Z" w16du:dateUtc="2026-03-03T05:00:00Z">
            <w:rPr>
              <w:del w:id="39" w:author="Francisco Javier Guzman Villegas" w:date="2026-03-02T23:57:00Z" w16du:dateUtc="2026-03-03T04:57:00Z"/>
            </w:rPr>
          </w:rPrChange>
        </w:rPr>
      </w:pPr>
      <w:del w:id="40" w:author="Francisco Javier Guzman Villegas" w:date="2026-03-02T23:57:00Z" w16du:dateUtc="2026-03-03T04:57:00Z">
        <w:r w:rsidRPr="003F63AA" w:rsidDel="00007B12">
          <w:rPr>
            <w:lang w:val="es-MX"/>
            <w:rPrChange w:id="41" w:author="Francisco Javier Guzman Villegas" w:date="2026-03-03T00:00:00Z" w16du:dateUtc="2026-03-03T05:00:00Z">
              <w:rPr/>
            </w:rPrChange>
          </w:rPr>
          <w:delText>Casos de uso</w:delText>
        </w:r>
      </w:del>
    </w:p>
    <w:p w14:paraId="2D31626E" w14:textId="77777777" w:rsidR="009B4D3E" w:rsidRPr="003F63AA" w:rsidRDefault="009B4D3E">
      <w:pPr>
        <w:rPr>
          <w:lang w:val="es-MX"/>
          <w:rPrChange w:id="42" w:author="Francisco Javier Guzman Villegas" w:date="2026-03-03T00:00:00Z" w16du:dateUtc="2026-03-03T05:00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B4D3E" w14:paraId="6C4E051F" w14:textId="77777777">
        <w:tc>
          <w:tcPr>
            <w:tcW w:w="4320" w:type="dxa"/>
          </w:tcPr>
          <w:p w14:paraId="5A99E96E" w14:textId="77777777" w:rsidR="009B4D3E" w:rsidRDefault="00000000">
            <w:r>
              <w:t>UC-001</w:t>
            </w:r>
          </w:p>
        </w:tc>
        <w:tc>
          <w:tcPr>
            <w:tcW w:w="4320" w:type="dxa"/>
          </w:tcPr>
          <w:p w14:paraId="5D9D0823" w14:textId="77777777" w:rsidR="009B4D3E" w:rsidRDefault="00000000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asignados</w:t>
            </w:r>
            <w:proofErr w:type="spellEnd"/>
          </w:p>
        </w:tc>
      </w:tr>
      <w:tr w:rsidR="009B4D3E" w:rsidRPr="003F63AA" w14:paraId="4A5E2A9D" w14:textId="77777777">
        <w:tc>
          <w:tcPr>
            <w:tcW w:w="4320" w:type="dxa"/>
          </w:tcPr>
          <w:p w14:paraId="0827715F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6C350DC5" w14:textId="77777777" w:rsidR="009B4D3E" w:rsidRPr="00007B12" w:rsidRDefault="00000000">
            <w:pPr>
              <w:rPr>
                <w:lang w:val="es-MX"/>
                <w:rPrChange w:id="4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4" w:author="Francisco Javier Guzman Villegas" w:date="2026-03-02T23:57:00Z" w16du:dateUtc="2026-03-03T04:57:00Z">
                  <w:rPr/>
                </w:rPrChange>
              </w:rPr>
              <w:t>Principal: Docente en turno</w:t>
            </w:r>
            <w:r w:rsidRPr="00007B12">
              <w:rPr>
                <w:lang w:val="es-MX"/>
                <w:rPrChange w:id="45" w:author="Francisco Javier Guzman Villegas" w:date="2026-03-02T23:57:00Z" w16du:dateUtc="2026-03-03T04:57:00Z">
                  <w:rPr/>
                </w:rPrChange>
              </w:rPr>
              <w:br/>
              <w:t>Secundarios: —</w:t>
            </w:r>
          </w:p>
        </w:tc>
      </w:tr>
      <w:tr w:rsidR="009B4D3E" w:rsidRPr="003F63AA" w14:paraId="48C9EAAF" w14:textId="77777777">
        <w:tc>
          <w:tcPr>
            <w:tcW w:w="4320" w:type="dxa"/>
          </w:tcPr>
          <w:p w14:paraId="1995A02E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1C2EC1B5" w14:textId="77777777" w:rsidR="009B4D3E" w:rsidRPr="00007B12" w:rsidRDefault="00000000">
            <w:pPr>
              <w:rPr>
                <w:lang w:val="es-MX"/>
                <w:rPrChange w:id="4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7" w:author="Francisco Javier Guzman Villegas" w:date="2026-03-02T23:57:00Z" w16du:dateUtc="2026-03-03T04:57:00Z">
                  <w:rPr/>
                </w:rPrChange>
              </w:rPr>
              <w:t>Yo: como docente en turno</w:t>
            </w:r>
            <w:r w:rsidRPr="00007B12">
              <w:rPr>
                <w:lang w:val="es-MX"/>
                <w:rPrChange w:id="48" w:author="Francisco Javier Guzman Villegas" w:date="2026-03-02T23:57:00Z" w16du:dateUtc="2026-03-03T04:57:00Z">
                  <w:rPr/>
                </w:rPrChange>
              </w:rPr>
              <w:br/>
              <w:t>Quiero: consultar mis turnos asignados por fecha/franja</w:t>
            </w:r>
            <w:r w:rsidRPr="00007B12">
              <w:rPr>
                <w:lang w:val="es-MX"/>
                <w:rPrChange w:id="49" w:author="Francisco Javier Guzman Villegas" w:date="2026-03-02T23:57:00Z" w16du:dateUtc="2026-03-03T04:57:00Z">
                  <w:rPr/>
                </w:rPrChange>
              </w:rPr>
              <w:br/>
              <w:t>Para: saber cuándo y dónde debo realizar vigilancia</w:t>
            </w:r>
          </w:p>
        </w:tc>
      </w:tr>
      <w:tr w:rsidR="009B4D3E" w:rsidRPr="003F63AA" w14:paraId="565ED5BF" w14:textId="77777777">
        <w:tc>
          <w:tcPr>
            <w:tcW w:w="4320" w:type="dxa"/>
          </w:tcPr>
          <w:p w14:paraId="053D22AE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15681E4B" w14:textId="77777777" w:rsidR="009B4D3E" w:rsidRPr="00007B12" w:rsidRDefault="00000000">
            <w:pPr>
              <w:rPr>
                <w:lang w:val="es-MX"/>
                <w:rPrChange w:id="5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1" w:author="Francisco Javier Guzman Villegas" w:date="2026-03-02T23:57:00Z" w16du:dateUtc="2026-03-03T04:57:00Z">
                  <w:rPr/>
                </w:rPrChange>
              </w:rPr>
              <w:t>El docente está autenticado y tiene turnos asignados/publicados.</w:t>
            </w:r>
          </w:p>
        </w:tc>
      </w:tr>
      <w:tr w:rsidR="009B4D3E" w14:paraId="1962E295" w14:textId="77777777">
        <w:tc>
          <w:tcPr>
            <w:tcW w:w="4320" w:type="dxa"/>
          </w:tcPr>
          <w:p w14:paraId="0F3AEA90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6245588C" w14:textId="77777777" w:rsidR="009B4D3E" w:rsidRDefault="00000000">
            <w:r w:rsidRPr="00007B12">
              <w:rPr>
                <w:lang w:val="es-MX"/>
                <w:rPrChange w:id="52" w:author="Francisco Javier Guzman Villegas" w:date="2026-03-02T23:57:00Z" w16du:dateUtc="2026-03-03T04:57:00Z">
                  <w:rPr/>
                </w:rPrChange>
              </w:rPr>
              <w:t>1. El docente ingresa a “Mis turnos”.</w:t>
            </w:r>
            <w:r w:rsidRPr="00007B12">
              <w:rPr>
                <w:lang w:val="es-MX"/>
                <w:rPrChange w:id="53" w:author="Francisco Javier Guzman Villegas" w:date="2026-03-02T23:57:00Z" w16du:dateUtc="2026-03-03T04:57:00Z">
                  <w:rPr/>
                </w:rPrChange>
              </w:rPr>
              <w:br/>
              <w:t>2. El sistema muestra la lista/calendario de turnos con fecha, franja, zona/punto y estado (pendiente/en curso/cerrado).</w:t>
            </w:r>
            <w:r w:rsidRPr="00007B12">
              <w:rPr>
                <w:lang w:val="es-MX"/>
                <w:rPrChange w:id="54" w:author="Francisco Javier Guzman Villegas" w:date="2026-03-02T23:57:00Z" w16du:dateUtc="2026-03-03T04:57:00Z">
                  <w:rPr/>
                </w:rPrChange>
              </w:rPr>
              <w:br/>
            </w:r>
            <w:r>
              <w:t xml:space="preserve">3. El </w:t>
            </w:r>
            <w:proofErr w:type="spellStart"/>
            <w:r>
              <w:t>docente</w:t>
            </w:r>
            <w:proofErr w:type="spellEnd"/>
            <w:r>
              <w:t xml:space="preserve"> </w:t>
            </w:r>
            <w:proofErr w:type="spellStart"/>
            <w:r>
              <w:t>selecciona</w:t>
            </w:r>
            <w:proofErr w:type="spellEnd"/>
            <w:r>
              <w:t xml:space="preserve"> un </w:t>
            </w:r>
            <w:proofErr w:type="spellStart"/>
            <w:r>
              <w:t>turno</w:t>
            </w:r>
            <w:proofErr w:type="spellEnd"/>
            <w:r>
              <w:t xml:space="preserve"> para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  <w:r>
              <w:t>.</w:t>
            </w:r>
          </w:p>
        </w:tc>
      </w:tr>
      <w:tr w:rsidR="009B4D3E" w:rsidRPr="003F63AA" w14:paraId="639B8E4E" w14:textId="77777777">
        <w:tc>
          <w:tcPr>
            <w:tcW w:w="4320" w:type="dxa"/>
          </w:tcPr>
          <w:p w14:paraId="019B1AF1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3665347E" w14:textId="77777777" w:rsidR="009B4D3E" w:rsidRPr="00007B12" w:rsidRDefault="00000000">
            <w:pPr>
              <w:rPr>
                <w:lang w:val="es-MX"/>
                <w:rPrChange w:id="5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6" w:author="Francisco Javier Guzman Villegas" w:date="2026-03-02T23:57:00Z" w16du:dateUtc="2026-03-03T04:57:00Z">
                  <w:rPr/>
                </w:rPrChange>
              </w:rPr>
              <w:t>A1. Si no existen turnos en el rango consultado, el sistema muestra “Sin turnos” y permite cambiar filtros/fecha.</w:t>
            </w:r>
          </w:p>
        </w:tc>
      </w:tr>
      <w:tr w:rsidR="009B4D3E" w:rsidRPr="003F63AA" w14:paraId="3589EC1A" w14:textId="77777777">
        <w:tc>
          <w:tcPr>
            <w:tcW w:w="4320" w:type="dxa"/>
          </w:tcPr>
          <w:p w14:paraId="61AF250B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172D079E" w14:textId="77777777" w:rsidR="009B4D3E" w:rsidRPr="00007B12" w:rsidRDefault="00000000">
            <w:pPr>
              <w:rPr>
                <w:lang w:val="es-MX"/>
                <w:rPrChange w:id="5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8" w:author="Francisco Javier Guzman Villegas" w:date="2026-03-02T23:57:00Z" w16du:dateUtc="2026-03-03T04:57:00Z">
                  <w:rPr/>
                </w:rPrChange>
              </w:rPr>
              <w:t>El docente visualiza su agenda de vigilancia.</w:t>
            </w:r>
          </w:p>
        </w:tc>
      </w:tr>
      <w:tr w:rsidR="009B4D3E" w:rsidRPr="003F63AA" w14:paraId="15AAC796" w14:textId="77777777">
        <w:tc>
          <w:tcPr>
            <w:tcW w:w="4320" w:type="dxa"/>
          </w:tcPr>
          <w:p w14:paraId="073361AA" w14:textId="77777777" w:rsidR="009B4D3E" w:rsidRPr="00007B12" w:rsidRDefault="00000000">
            <w:pPr>
              <w:rPr>
                <w:lang w:val="es-MX"/>
                <w:rPrChange w:id="5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60" w:author="Francisco Javier Guzman Villegas" w:date="2026-03-02T23:57:00Z" w16du:dateUtc="2026-03-03T04:57:00Z">
                  <w:rPr/>
                </w:rPrChange>
              </w:rPr>
              <w:lastRenderedPageBreak/>
              <w:t>Criterios de Aceptación</w:t>
            </w:r>
            <w:r w:rsidRPr="00007B12">
              <w:rPr>
                <w:lang w:val="es-MX"/>
                <w:rPrChange w:id="61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59365D6B" w14:textId="77777777" w:rsidR="009B4D3E" w:rsidRPr="00007B12" w:rsidRDefault="00000000">
            <w:pPr>
              <w:rPr>
                <w:lang w:val="es-MX"/>
                <w:rPrChange w:id="6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63" w:author="Francisco Javier Guzman Villegas" w:date="2026-03-02T23:57:00Z" w16du:dateUtc="2026-03-03T04:57:00Z">
                  <w:rPr/>
                </w:rPrChange>
              </w:rPr>
              <w:t>Dado: Que el docente tiene turnos asignados</w:t>
            </w:r>
            <w:r w:rsidRPr="00007B12">
              <w:rPr>
                <w:lang w:val="es-MX"/>
                <w:rPrChange w:id="64" w:author="Francisco Javier Guzman Villegas" w:date="2026-03-02T23:57:00Z" w16du:dateUtc="2026-03-03T04:57:00Z">
                  <w:rPr/>
                </w:rPrChange>
              </w:rPr>
              <w:br/>
              <w:t>Cuando: Consulta “Mis turnos”</w:t>
            </w:r>
            <w:r w:rsidRPr="00007B12">
              <w:rPr>
                <w:lang w:val="es-MX"/>
                <w:rPrChange w:id="65" w:author="Francisco Javier Guzman Villegas" w:date="2026-03-02T23:57:00Z" w16du:dateUtc="2026-03-03T04:57:00Z">
                  <w:rPr/>
                </w:rPrChange>
              </w:rPr>
              <w:br/>
              <w:t>Entonces: El sistema muestra los turnos con su fecha, franja y zona/punto</w:t>
            </w:r>
          </w:p>
        </w:tc>
      </w:tr>
      <w:tr w:rsidR="009B4D3E" w:rsidRPr="003F63AA" w14:paraId="728F5195" w14:textId="77777777">
        <w:tc>
          <w:tcPr>
            <w:tcW w:w="4320" w:type="dxa"/>
          </w:tcPr>
          <w:p w14:paraId="53B786AE" w14:textId="77777777" w:rsidR="009B4D3E" w:rsidRPr="00007B12" w:rsidRDefault="00000000">
            <w:pPr>
              <w:rPr>
                <w:lang w:val="es-MX"/>
                <w:rPrChange w:id="6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67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68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42B69C19" w14:textId="77777777" w:rsidR="009B4D3E" w:rsidRPr="00007B12" w:rsidRDefault="00000000">
            <w:pPr>
              <w:rPr>
                <w:lang w:val="es-MX"/>
                <w:rPrChange w:id="6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70" w:author="Francisco Javier Guzman Villegas" w:date="2026-03-02T23:57:00Z" w16du:dateUtc="2026-03-03T04:57:00Z">
                  <w:rPr/>
                </w:rPrChange>
              </w:rPr>
              <w:t>Dado: Que la sesión del docente no es válida</w:t>
            </w:r>
            <w:r w:rsidRPr="00007B12">
              <w:rPr>
                <w:lang w:val="es-MX"/>
                <w:rPrChange w:id="71" w:author="Francisco Javier Guzman Villegas" w:date="2026-03-02T23:57:00Z" w16du:dateUtc="2026-03-03T04:57:00Z">
                  <w:rPr/>
                </w:rPrChange>
              </w:rPr>
              <w:br/>
              <w:t>Cuando: Intenta consultar “Mis turnos”</w:t>
            </w:r>
            <w:r w:rsidRPr="00007B12">
              <w:rPr>
                <w:lang w:val="es-MX"/>
                <w:rPrChange w:id="72" w:author="Francisco Javier Guzman Villegas" w:date="2026-03-02T23:57:00Z" w16du:dateUtc="2026-03-03T04:57:00Z">
                  <w:rPr/>
                </w:rPrChange>
              </w:rPr>
              <w:br/>
              <w:t>Entonces: El sistema solicita autenticación para continuar</w:t>
            </w:r>
          </w:p>
        </w:tc>
      </w:tr>
    </w:tbl>
    <w:p w14:paraId="7F39AD8C" w14:textId="77777777" w:rsidR="009B4D3E" w:rsidRPr="00007B12" w:rsidRDefault="009B4D3E">
      <w:pPr>
        <w:rPr>
          <w:lang w:val="es-MX"/>
          <w:rPrChange w:id="73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14:paraId="4DFDFE7E" w14:textId="77777777">
        <w:tc>
          <w:tcPr>
            <w:tcW w:w="4320" w:type="dxa"/>
          </w:tcPr>
          <w:p w14:paraId="62C3CDC4" w14:textId="77777777" w:rsidR="009B4D3E" w:rsidRDefault="00000000">
            <w:r>
              <w:t>UC-002</w:t>
            </w:r>
          </w:p>
        </w:tc>
        <w:tc>
          <w:tcPr>
            <w:tcW w:w="4320" w:type="dxa"/>
          </w:tcPr>
          <w:p w14:paraId="0CB9C66D" w14:textId="77777777" w:rsidR="009B4D3E" w:rsidRDefault="00000000"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turno</w:t>
            </w:r>
            <w:proofErr w:type="spellEnd"/>
          </w:p>
        </w:tc>
      </w:tr>
      <w:tr w:rsidR="009B4D3E" w:rsidRPr="003F63AA" w14:paraId="1455EB0C" w14:textId="77777777">
        <w:tc>
          <w:tcPr>
            <w:tcW w:w="4320" w:type="dxa"/>
          </w:tcPr>
          <w:p w14:paraId="2418F8C6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6D0C84F7" w14:textId="77777777" w:rsidR="009B4D3E" w:rsidRPr="00007B12" w:rsidRDefault="00000000">
            <w:pPr>
              <w:rPr>
                <w:lang w:val="es-MX"/>
                <w:rPrChange w:id="7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75" w:author="Francisco Javier Guzman Villegas" w:date="2026-03-02T23:57:00Z" w16du:dateUtc="2026-03-03T04:57:00Z">
                  <w:rPr/>
                </w:rPrChange>
              </w:rPr>
              <w:t>Principal: Docente en turno</w:t>
            </w:r>
            <w:r w:rsidRPr="00007B12">
              <w:rPr>
                <w:lang w:val="es-MX"/>
                <w:rPrChange w:id="76" w:author="Francisco Javier Guzman Villegas" w:date="2026-03-02T23:57:00Z" w16du:dateUtc="2026-03-03T04:57:00Z">
                  <w:rPr/>
                </w:rPrChange>
              </w:rPr>
              <w:br/>
              <w:t>Secundarios: —</w:t>
            </w:r>
          </w:p>
        </w:tc>
      </w:tr>
      <w:tr w:rsidR="009B4D3E" w:rsidRPr="003F63AA" w14:paraId="2A8B5249" w14:textId="77777777">
        <w:tc>
          <w:tcPr>
            <w:tcW w:w="4320" w:type="dxa"/>
          </w:tcPr>
          <w:p w14:paraId="3F26F3D1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54646534" w14:textId="77777777" w:rsidR="009B4D3E" w:rsidRPr="00007B12" w:rsidRDefault="00000000">
            <w:pPr>
              <w:rPr>
                <w:lang w:val="es-MX"/>
                <w:rPrChange w:id="7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78" w:author="Francisco Javier Guzman Villegas" w:date="2026-03-02T23:57:00Z" w16du:dateUtc="2026-03-03T04:57:00Z">
                  <w:rPr/>
                </w:rPrChange>
              </w:rPr>
              <w:t>Yo: como docente en turno</w:t>
            </w:r>
            <w:r w:rsidRPr="00007B12">
              <w:rPr>
                <w:lang w:val="es-MX"/>
                <w:rPrChange w:id="79" w:author="Francisco Javier Guzman Villegas" w:date="2026-03-02T23:57:00Z" w16du:dateUtc="2026-03-03T04:57:00Z">
                  <w:rPr/>
                </w:rPrChange>
              </w:rPr>
              <w:br/>
              <w:t>Quiero: iniciar un turno asignado</w:t>
            </w:r>
            <w:r w:rsidRPr="00007B12">
              <w:rPr>
                <w:lang w:val="es-MX"/>
                <w:rPrChange w:id="80" w:author="Francisco Javier Guzman Villegas" w:date="2026-03-02T23:57:00Z" w16du:dateUtc="2026-03-03T04:57:00Z">
                  <w:rPr/>
                </w:rPrChange>
              </w:rPr>
              <w:br/>
              <w:t>Para: registrar mis actividades del turno (presencia, recorridos e incidentes)</w:t>
            </w:r>
          </w:p>
        </w:tc>
      </w:tr>
      <w:tr w:rsidR="009B4D3E" w:rsidRPr="003F63AA" w14:paraId="5B4A96ED" w14:textId="77777777">
        <w:tc>
          <w:tcPr>
            <w:tcW w:w="4320" w:type="dxa"/>
          </w:tcPr>
          <w:p w14:paraId="3DE07E8E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6863E4BA" w14:textId="77777777" w:rsidR="009B4D3E" w:rsidRPr="00007B12" w:rsidRDefault="00000000">
            <w:pPr>
              <w:rPr>
                <w:lang w:val="es-MX"/>
                <w:rPrChange w:id="8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82" w:author="Francisco Javier Guzman Villegas" w:date="2026-03-02T23:57:00Z" w16du:dateUtc="2026-03-03T04:57:00Z">
                  <w:rPr/>
                </w:rPrChange>
              </w:rPr>
              <w:t>El docente está autenticado y el turno está disponible para iniciar.</w:t>
            </w:r>
          </w:p>
        </w:tc>
      </w:tr>
      <w:tr w:rsidR="009B4D3E" w:rsidRPr="003F63AA" w14:paraId="7982D066" w14:textId="77777777">
        <w:tc>
          <w:tcPr>
            <w:tcW w:w="4320" w:type="dxa"/>
          </w:tcPr>
          <w:p w14:paraId="578CD664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5109A16E" w14:textId="77777777" w:rsidR="009B4D3E" w:rsidRPr="00007B12" w:rsidRDefault="00000000">
            <w:pPr>
              <w:rPr>
                <w:lang w:val="es-MX"/>
                <w:rPrChange w:id="8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84" w:author="Francisco Javier Guzman Villegas" w:date="2026-03-02T23:57:00Z" w16du:dateUtc="2026-03-03T04:57:00Z">
                  <w:rPr/>
                </w:rPrChange>
              </w:rPr>
              <w:t>1. El docente abre el detalle del turno.</w:t>
            </w:r>
            <w:r w:rsidRPr="00007B12">
              <w:rPr>
                <w:lang w:val="es-MX"/>
                <w:rPrChange w:id="85" w:author="Francisco Javier Guzman Villegas" w:date="2026-03-02T23:57:00Z" w16du:dateUtc="2026-03-03T04:57:00Z">
                  <w:rPr/>
                </w:rPrChange>
              </w:rPr>
              <w:br/>
              <w:t>2. El docente selecciona “Iniciar turno”.</w:t>
            </w:r>
            <w:r w:rsidRPr="00007B12">
              <w:rPr>
                <w:lang w:val="es-MX"/>
                <w:rPrChange w:id="86" w:author="Francisco Javier Guzman Villegas" w:date="2026-03-02T23:57:00Z" w16du:dateUtc="2026-03-03T04:57:00Z">
                  <w:rPr/>
                </w:rPrChange>
              </w:rPr>
              <w:br/>
              <w:t>3. El sistema cambia el estado del turno a “en curso” y muestra las acciones disponibles (Registrar presencia, Confirmar recorrido, Registrar incidente, Cerrar turno).</w:t>
            </w:r>
          </w:p>
        </w:tc>
      </w:tr>
      <w:tr w:rsidR="009B4D3E" w:rsidRPr="003F63AA" w14:paraId="5BDE3ADB" w14:textId="77777777">
        <w:tc>
          <w:tcPr>
            <w:tcW w:w="4320" w:type="dxa"/>
          </w:tcPr>
          <w:p w14:paraId="2A81D849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52532C7B" w14:textId="77777777" w:rsidR="009B4D3E" w:rsidRPr="00007B12" w:rsidRDefault="00000000">
            <w:pPr>
              <w:rPr>
                <w:lang w:val="es-MX"/>
                <w:rPrChange w:id="8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88" w:author="Francisco Javier Guzman Villegas" w:date="2026-03-02T23:57:00Z" w16du:dateUtc="2026-03-03T04:57:00Z">
                  <w:rPr/>
                </w:rPrChange>
              </w:rPr>
              <w:t>A1. Si el turno no está disponible para iniciar (por ejemplo, ya cerrado), el sistema informa el estado y no permite iniciarlo.</w:t>
            </w:r>
          </w:p>
        </w:tc>
      </w:tr>
      <w:tr w:rsidR="009B4D3E" w:rsidRPr="003F63AA" w14:paraId="600AD80F" w14:textId="77777777">
        <w:tc>
          <w:tcPr>
            <w:tcW w:w="4320" w:type="dxa"/>
          </w:tcPr>
          <w:p w14:paraId="7784CB08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3C6DEC31" w14:textId="77777777" w:rsidR="009B4D3E" w:rsidRPr="00007B12" w:rsidRDefault="00000000">
            <w:pPr>
              <w:rPr>
                <w:lang w:val="es-MX"/>
                <w:rPrChange w:id="8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90" w:author="Francisco Javier Guzman Villegas" w:date="2026-03-02T23:57:00Z" w16du:dateUtc="2026-03-03T04:57:00Z">
                  <w:rPr/>
                </w:rPrChange>
              </w:rPr>
              <w:t>El turno queda en estado “en curso” para el docente.</w:t>
            </w:r>
          </w:p>
        </w:tc>
      </w:tr>
      <w:tr w:rsidR="009B4D3E" w:rsidRPr="003F63AA" w14:paraId="185DC569" w14:textId="77777777">
        <w:tc>
          <w:tcPr>
            <w:tcW w:w="4320" w:type="dxa"/>
          </w:tcPr>
          <w:p w14:paraId="1B0FA380" w14:textId="77777777" w:rsidR="009B4D3E" w:rsidRPr="00007B12" w:rsidRDefault="00000000">
            <w:pPr>
              <w:rPr>
                <w:lang w:val="es-MX"/>
                <w:rPrChange w:id="9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92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93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42001621" w14:textId="77777777" w:rsidR="009B4D3E" w:rsidRPr="00007B12" w:rsidRDefault="00000000">
            <w:pPr>
              <w:rPr>
                <w:lang w:val="es-MX"/>
                <w:rPrChange w:id="9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95" w:author="Francisco Javier Guzman Villegas" w:date="2026-03-02T23:57:00Z" w16du:dateUtc="2026-03-03T04:57:00Z">
                  <w:rPr/>
                </w:rPrChange>
              </w:rPr>
              <w:t>Dado: Que el turno está pendiente</w:t>
            </w:r>
            <w:r w:rsidRPr="00007B12">
              <w:rPr>
                <w:lang w:val="es-MX"/>
                <w:rPrChange w:id="96" w:author="Francisco Javier Guzman Villegas" w:date="2026-03-02T23:57:00Z" w16du:dateUtc="2026-03-03T04:57:00Z">
                  <w:rPr/>
                </w:rPrChange>
              </w:rPr>
              <w:br/>
              <w:t>Cuando: El docente selecciona “Iniciar turno”</w:t>
            </w:r>
            <w:r w:rsidRPr="00007B12">
              <w:rPr>
                <w:lang w:val="es-MX"/>
                <w:rPrChange w:id="97" w:author="Francisco Javier Guzman Villegas" w:date="2026-03-02T23:57:00Z" w16du:dateUtc="2026-03-03T04:57:00Z">
                  <w:rPr/>
                </w:rPrChange>
              </w:rPr>
              <w:br/>
              <w:t xml:space="preserve">Entonces: El sistema marca el turno como “en curso” y </w:t>
            </w:r>
            <w:proofErr w:type="gramStart"/>
            <w:r w:rsidRPr="00007B12">
              <w:rPr>
                <w:lang w:val="es-MX"/>
                <w:rPrChange w:id="98" w:author="Francisco Javier Guzman Villegas" w:date="2026-03-02T23:57:00Z" w16du:dateUtc="2026-03-03T04:57:00Z">
                  <w:rPr/>
                </w:rPrChange>
              </w:rPr>
              <w:t>habilita acciones</w:t>
            </w:r>
            <w:proofErr w:type="gramEnd"/>
          </w:p>
        </w:tc>
      </w:tr>
      <w:tr w:rsidR="009B4D3E" w:rsidRPr="003F63AA" w14:paraId="1CD550C8" w14:textId="77777777">
        <w:tc>
          <w:tcPr>
            <w:tcW w:w="4320" w:type="dxa"/>
          </w:tcPr>
          <w:p w14:paraId="606B0351" w14:textId="77777777" w:rsidR="009B4D3E" w:rsidRPr="00007B12" w:rsidRDefault="00000000">
            <w:pPr>
              <w:rPr>
                <w:lang w:val="es-MX"/>
                <w:rPrChange w:id="9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00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101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046B20C8" w14:textId="77777777" w:rsidR="009B4D3E" w:rsidRPr="00007B12" w:rsidRDefault="00000000">
            <w:pPr>
              <w:rPr>
                <w:lang w:val="es-MX"/>
                <w:rPrChange w:id="10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03" w:author="Francisco Javier Guzman Villegas" w:date="2026-03-02T23:57:00Z" w16du:dateUtc="2026-03-03T04:57:00Z">
                  <w:rPr/>
                </w:rPrChange>
              </w:rPr>
              <w:t>Dado: Que el turno ya está cerrado</w:t>
            </w:r>
            <w:r w:rsidRPr="00007B12">
              <w:rPr>
                <w:lang w:val="es-MX"/>
                <w:rPrChange w:id="104" w:author="Francisco Javier Guzman Villegas" w:date="2026-03-02T23:57:00Z" w16du:dateUtc="2026-03-03T04:57:00Z">
                  <w:rPr/>
                </w:rPrChange>
              </w:rPr>
              <w:br/>
              <w:t>Cuando: El docente intenta iniciarlo</w:t>
            </w:r>
            <w:r w:rsidRPr="00007B12">
              <w:rPr>
                <w:lang w:val="es-MX"/>
                <w:rPrChange w:id="105" w:author="Francisco Javier Guzman Villegas" w:date="2026-03-02T23:57:00Z" w16du:dateUtc="2026-03-03T04:57:00Z">
                  <w:rPr/>
                </w:rPrChange>
              </w:rPr>
              <w:br/>
              <w:t>Entonces: El sistema bloquea la acción e informa que el turno ya finalizó</w:t>
            </w:r>
          </w:p>
        </w:tc>
      </w:tr>
    </w:tbl>
    <w:p w14:paraId="3E88BE01" w14:textId="77777777" w:rsidR="009B4D3E" w:rsidRPr="00007B12" w:rsidRDefault="009B4D3E">
      <w:pPr>
        <w:rPr>
          <w:lang w:val="es-MX"/>
          <w:rPrChange w:id="106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:rsidRPr="003F63AA" w14:paraId="5C4D4D55" w14:textId="77777777">
        <w:tc>
          <w:tcPr>
            <w:tcW w:w="4320" w:type="dxa"/>
          </w:tcPr>
          <w:p w14:paraId="1EEE12CB" w14:textId="77777777" w:rsidR="009B4D3E" w:rsidRDefault="00000000">
            <w:r>
              <w:t>UC-003</w:t>
            </w:r>
          </w:p>
        </w:tc>
        <w:tc>
          <w:tcPr>
            <w:tcW w:w="4320" w:type="dxa"/>
          </w:tcPr>
          <w:p w14:paraId="2E53B4D6" w14:textId="77777777" w:rsidR="009B4D3E" w:rsidRPr="00007B12" w:rsidRDefault="00000000">
            <w:pPr>
              <w:rPr>
                <w:lang w:val="es-MX"/>
                <w:rPrChange w:id="10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08" w:author="Francisco Javier Guzman Villegas" w:date="2026-03-02T23:57:00Z" w16du:dateUtc="2026-03-03T04:57:00Z">
                  <w:rPr/>
                </w:rPrChange>
              </w:rPr>
              <w:t>Registrar presencia en el punto (</w:t>
            </w:r>
            <w:proofErr w:type="spellStart"/>
            <w:r w:rsidRPr="00007B12">
              <w:rPr>
                <w:lang w:val="es-MX"/>
                <w:rPrChange w:id="109" w:author="Francisco Javier Guzman Villegas" w:date="2026-03-02T23:57:00Z" w16du:dateUtc="2026-03-03T04:57:00Z">
                  <w:rPr/>
                </w:rPrChange>
              </w:rPr>
              <w:t>check</w:t>
            </w:r>
            <w:proofErr w:type="spellEnd"/>
            <w:r w:rsidRPr="00007B12">
              <w:rPr>
                <w:lang w:val="es-MX"/>
                <w:rPrChange w:id="110" w:author="Francisco Javier Guzman Villegas" w:date="2026-03-02T23:57:00Z" w16du:dateUtc="2026-03-03T04:57:00Z">
                  <w:rPr/>
                </w:rPrChange>
              </w:rPr>
              <w:t>-in)</w:t>
            </w:r>
          </w:p>
        </w:tc>
      </w:tr>
      <w:tr w:rsidR="009B4D3E" w:rsidRPr="003F63AA" w14:paraId="3AB9CB6E" w14:textId="77777777">
        <w:tc>
          <w:tcPr>
            <w:tcW w:w="4320" w:type="dxa"/>
          </w:tcPr>
          <w:p w14:paraId="1C9C9CAF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3F33A125" w14:textId="77777777" w:rsidR="009B4D3E" w:rsidRPr="00007B12" w:rsidRDefault="00000000">
            <w:pPr>
              <w:rPr>
                <w:lang w:val="es-MX"/>
                <w:rPrChange w:id="11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12" w:author="Francisco Javier Guzman Villegas" w:date="2026-03-02T23:57:00Z" w16du:dateUtc="2026-03-03T04:57:00Z">
                  <w:rPr/>
                </w:rPrChange>
              </w:rPr>
              <w:t>Principal: Docente en turno</w:t>
            </w:r>
            <w:r w:rsidRPr="00007B12">
              <w:rPr>
                <w:lang w:val="es-MX"/>
                <w:rPrChange w:id="113" w:author="Francisco Javier Guzman Villegas" w:date="2026-03-02T23:57:00Z" w16du:dateUtc="2026-03-03T04:57:00Z">
                  <w:rPr/>
                </w:rPrChange>
              </w:rPr>
              <w:br/>
              <w:t>Secundarios: Coordinador de nivel (visualiza cobertura)</w:t>
            </w:r>
          </w:p>
        </w:tc>
      </w:tr>
      <w:tr w:rsidR="009B4D3E" w:rsidRPr="003F63AA" w14:paraId="2803592A" w14:textId="77777777">
        <w:tc>
          <w:tcPr>
            <w:tcW w:w="4320" w:type="dxa"/>
          </w:tcPr>
          <w:p w14:paraId="04BDFD47" w14:textId="77777777" w:rsidR="009B4D3E" w:rsidRDefault="00000000">
            <w:proofErr w:type="spellStart"/>
            <w:r>
              <w:lastRenderedPageBreak/>
              <w:t>Especificación</w:t>
            </w:r>
            <w:proofErr w:type="spellEnd"/>
          </w:p>
        </w:tc>
        <w:tc>
          <w:tcPr>
            <w:tcW w:w="4320" w:type="dxa"/>
          </w:tcPr>
          <w:p w14:paraId="07AA36C2" w14:textId="77777777" w:rsidR="009B4D3E" w:rsidRPr="00007B12" w:rsidRDefault="00000000">
            <w:pPr>
              <w:rPr>
                <w:lang w:val="es-MX"/>
                <w:rPrChange w:id="11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15" w:author="Francisco Javier Guzman Villegas" w:date="2026-03-02T23:57:00Z" w16du:dateUtc="2026-03-03T04:57:00Z">
                  <w:rPr/>
                </w:rPrChange>
              </w:rPr>
              <w:t>Yo: como docente en turno</w:t>
            </w:r>
            <w:r w:rsidRPr="00007B12">
              <w:rPr>
                <w:lang w:val="es-MX"/>
                <w:rPrChange w:id="116" w:author="Francisco Javier Guzman Villegas" w:date="2026-03-02T23:57:00Z" w16du:dateUtc="2026-03-03T04:57:00Z">
                  <w:rPr/>
                </w:rPrChange>
              </w:rPr>
              <w:br/>
              <w:t>Quiero: registrar mi presencia en el punto asignado</w:t>
            </w:r>
            <w:r w:rsidRPr="00007B12">
              <w:rPr>
                <w:lang w:val="es-MX"/>
                <w:rPrChange w:id="117" w:author="Francisco Javier Guzman Villegas" w:date="2026-03-02T23:57:00Z" w16du:dateUtc="2026-03-03T04:57:00Z">
                  <w:rPr/>
                </w:rPrChange>
              </w:rPr>
              <w:br/>
              <w:t>Para: confirmar que la zona está cubierta</w:t>
            </w:r>
          </w:p>
        </w:tc>
      </w:tr>
      <w:tr w:rsidR="009B4D3E" w:rsidRPr="003F63AA" w14:paraId="3B83B22B" w14:textId="77777777">
        <w:tc>
          <w:tcPr>
            <w:tcW w:w="4320" w:type="dxa"/>
          </w:tcPr>
          <w:p w14:paraId="23806BF0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10B99B33" w14:textId="77777777" w:rsidR="009B4D3E" w:rsidRPr="00007B12" w:rsidRDefault="00000000">
            <w:pPr>
              <w:rPr>
                <w:lang w:val="es-MX"/>
                <w:rPrChange w:id="11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19" w:author="Francisco Javier Guzman Villegas" w:date="2026-03-02T23:57:00Z" w16du:dateUtc="2026-03-03T04:57:00Z">
                  <w:rPr/>
                </w:rPrChange>
              </w:rPr>
              <w:t>El turno está en curso y el docente se encuentra en el punto asignado.</w:t>
            </w:r>
          </w:p>
        </w:tc>
      </w:tr>
      <w:tr w:rsidR="009B4D3E" w14:paraId="7775F4D4" w14:textId="77777777">
        <w:tc>
          <w:tcPr>
            <w:tcW w:w="4320" w:type="dxa"/>
          </w:tcPr>
          <w:p w14:paraId="4656EFC4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10390B5F" w14:textId="77777777" w:rsidR="009B4D3E" w:rsidRDefault="00000000">
            <w:r w:rsidRPr="00007B12">
              <w:rPr>
                <w:lang w:val="es-MX"/>
                <w:rPrChange w:id="120" w:author="Francisco Javier Guzman Villegas" w:date="2026-03-02T23:57:00Z" w16du:dateUtc="2026-03-03T04:57:00Z">
                  <w:rPr/>
                </w:rPrChange>
              </w:rPr>
              <w:t>1. El docente selecciona “Registrar presencia”.</w:t>
            </w:r>
            <w:r w:rsidRPr="00007B12">
              <w:rPr>
                <w:lang w:val="es-MX"/>
                <w:rPrChange w:id="121" w:author="Francisco Javier Guzman Villegas" w:date="2026-03-02T23:57:00Z" w16du:dateUtc="2026-03-03T04:57:00Z">
                  <w:rPr/>
                </w:rPrChange>
              </w:rPr>
              <w:br/>
              <w:t>2. El sistema solicita la verificación disponible (ej. escanear código del punto o ingresar PIN).</w:t>
            </w:r>
            <w:r w:rsidRPr="00007B12">
              <w:rPr>
                <w:lang w:val="es-MX"/>
                <w:rPrChange w:id="122" w:author="Francisco Javier Guzman Villegas" w:date="2026-03-02T23:57:00Z" w16du:dateUtc="2026-03-03T04:57:00Z">
                  <w:rPr/>
                </w:rPrChange>
              </w:rPr>
              <w:br/>
              <w:t>3. El docente realiza la verificación.</w:t>
            </w:r>
            <w:r w:rsidRPr="00007B12">
              <w:rPr>
                <w:lang w:val="es-MX"/>
                <w:rPrChange w:id="123" w:author="Francisco Javier Guzman Villegas" w:date="2026-03-02T23:57:00Z" w16du:dateUtc="2026-03-03T04:57:00Z">
                  <w:rPr/>
                </w:rPrChange>
              </w:rPr>
              <w:br/>
              <w:t xml:space="preserve">4. El sistema registra fecha/hora </w:t>
            </w:r>
            <w:proofErr w:type="gramStart"/>
            <w:r w:rsidRPr="00007B12">
              <w:rPr>
                <w:lang w:val="es-MX"/>
                <w:rPrChange w:id="124" w:author="Francisco Javier Guzman Villegas" w:date="2026-03-02T23:57:00Z" w16du:dateUtc="2026-03-03T04:57:00Z">
                  <w:rPr/>
                </w:rPrChange>
              </w:rPr>
              <w:t xml:space="preserve">del </w:t>
            </w:r>
            <w:proofErr w:type="spellStart"/>
            <w:r w:rsidRPr="00007B12">
              <w:rPr>
                <w:lang w:val="es-MX"/>
                <w:rPrChange w:id="125" w:author="Francisco Javier Guzman Villegas" w:date="2026-03-02T23:57:00Z" w16du:dateUtc="2026-03-03T04:57:00Z">
                  <w:rPr/>
                </w:rPrChange>
              </w:rPr>
              <w:t>check</w:t>
            </w:r>
            <w:proofErr w:type="spellEnd"/>
            <w:r w:rsidRPr="00007B12">
              <w:rPr>
                <w:lang w:val="es-MX"/>
                <w:rPrChange w:id="126" w:author="Francisco Javier Guzman Villegas" w:date="2026-03-02T23:57:00Z" w16du:dateUtc="2026-03-03T04:57:00Z">
                  <w:rPr/>
                </w:rPrChange>
              </w:rPr>
              <w:t>-in</w:t>
            </w:r>
            <w:proofErr w:type="gramEnd"/>
            <w:r w:rsidRPr="00007B12">
              <w:rPr>
                <w:lang w:val="es-MX"/>
                <w:rPrChange w:id="127" w:author="Francisco Javier Guzman Villegas" w:date="2026-03-02T23:57:00Z" w16du:dateUtc="2026-03-03T04:57:00Z">
                  <w:rPr/>
                </w:rPrChange>
              </w:rPr>
              <w:t xml:space="preserve"> y confirma el registro al docente.</w:t>
            </w:r>
            <w:r w:rsidRPr="00007B12">
              <w:rPr>
                <w:lang w:val="es-MX"/>
                <w:rPrChange w:id="128" w:author="Francisco Javier Guzman Villegas" w:date="2026-03-02T23:57:00Z" w16du:dateUtc="2026-03-03T04:57:00Z">
                  <w:rPr/>
                </w:rPrChange>
              </w:rPr>
              <w:br/>
            </w:r>
            <w:r>
              <w:t xml:space="preserve">5.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actualiza</w:t>
            </w:r>
            <w:proofErr w:type="spellEnd"/>
            <w:r>
              <w:t xml:space="preserve"> la </w:t>
            </w:r>
            <w:proofErr w:type="spellStart"/>
            <w:r>
              <w:t>cobertura</w:t>
            </w:r>
            <w:proofErr w:type="spellEnd"/>
            <w:r>
              <w:t xml:space="preserve"> visible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coordinador</w:t>
            </w:r>
            <w:proofErr w:type="spellEnd"/>
            <w:r>
              <w:t>.</w:t>
            </w:r>
          </w:p>
        </w:tc>
      </w:tr>
      <w:tr w:rsidR="009B4D3E" w:rsidRPr="003F63AA" w14:paraId="25F7FE5D" w14:textId="77777777">
        <w:tc>
          <w:tcPr>
            <w:tcW w:w="4320" w:type="dxa"/>
          </w:tcPr>
          <w:p w14:paraId="033E6780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0C153DFE" w14:textId="77777777" w:rsidR="009B4D3E" w:rsidRPr="00007B12" w:rsidRDefault="00000000">
            <w:pPr>
              <w:rPr>
                <w:lang w:val="es-MX"/>
                <w:rPrChange w:id="12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30" w:author="Francisco Javier Guzman Villegas" w:date="2026-03-02T23:57:00Z" w16du:dateUtc="2026-03-03T04:57:00Z">
                  <w:rPr/>
                </w:rPrChange>
              </w:rPr>
              <w:t>A1. Si la verificación es inválida, el sistema informa el error y permite reintentar.</w:t>
            </w:r>
            <w:r w:rsidRPr="00007B12">
              <w:rPr>
                <w:lang w:val="es-MX"/>
                <w:rPrChange w:id="131" w:author="Francisco Javier Guzman Villegas" w:date="2026-03-02T23:57:00Z" w16du:dateUtc="2026-03-03T04:57:00Z">
                  <w:rPr/>
                </w:rPrChange>
              </w:rPr>
              <w:br/>
              <w:t>A2. Si el docente cancela, el sistema vuelve al menú del turno sin registrar.</w:t>
            </w:r>
          </w:p>
        </w:tc>
      </w:tr>
      <w:tr w:rsidR="009B4D3E" w:rsidRPr="003F63AA" w14:paraId="1EF10625" w14:textId="77777777">
        <w:tc>
          <w:tcPr>
            <w:tcW w:w="4320" w:type="dxa"/>
          </w:tcPr>
          <w:p w14:paraId="35E5EC06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509C8040" w14:textId="77777777" w:rsidR="009B4D3E" w:rsidRPr="00007B12" w:rsidRDefault="00000000">
            <w:pPr>
              <w:rPr>
                <w:lang w:val="es-MX"/>
                <w:rPrChange w:id="13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33" w:author="Francisco Javier Guzman Villegas" w:date="2026-03-02T23:57:00Z" w16du:dateUtc="2026-03-03T04:57:00Z">
                  <w:rPr/>
                </w:rPrChange>
              </w:rPr>
              <w:t>Queda registrada la presencia del docente (</w:t>
            </w:r>
            <w:proofErr w:type="spellStart"/>
            <w:r w:rsidRPr="00007B12">
              <w:rPr>
                <w:lang w:val="es-MX"/>
                <w:rPrChange w:id="134" w:author="Francisco Javier Guzman Villegas" w:date="2026-03-02T23:57:00Z" w16du:dateUtc="2026-03-03T04:57:00Z">
                  <w:rPr/>
                </w:rPrChange>
              </w:rPr>
              <w:t>check</w:t>
            </w:r>
            <w:proofErr w:type="spellEnd"/>
            <w:r w:rsidRPr="00007B12">
              <w:rPr>
                <w:lang w:val="es-MX"/>
                <w:rPrChange w:id="135" w:author="Francisco Javier Guzman Villegas" w:date="2026-03-02T23:57:00Z" w16du:dateUtc="2026-03-03T04:57:00Z">
                  <w:rPr/>
                </w:rPrChange>
              </w:rPr>
              <w:t>-in) en el turno.</w:t>
            </w:r>
          </w:p>
        </w:tc>
      </w:tr>
      <w:tr w:rsidR="009B4D3E" w:rsidRPr="003F63AA" w14:paraId="15F4F208" w14:textId="77777777">
        <w:tc>
          <w:tcPr>
            <w:tcW w:w="4320" w:type="dxa"/>
          </w:tcPr>
          <w:p w14:paraId="1F858CB0" w14:textId="77777777" w:rsidR="009B4D3E" w:rsidRPr="00007B12" w:rsidRDefault="00000000">
            <w:pPr>
              <w:rPr>
                <w:lang w:val="es-MX"/>
                <w:rPrChange w:id="13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37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138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61730E35" w14:textId="77777777" w:rsidR="009B4D3E" w:rsidRPr="00007B12" w:rsidRDefault="00000000">
            <w:pPr>
              <w:rPr>
                <w:lang w:val="es-MX"/>
                <w:rPrChange w:id="13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40" w:author="Francisco Javier Guzman Villegas" w:date="2026-03-02T23:57:00Z" w16du:dateUtc="2026-03-03T04:57:00Z">
                  <w:rPr/>
                </w:rPrChange>
              </w:rPr>
              <w:t>Dado: Que el docente realiza una verificación válida</w:t>
            </w:r>
            <w:r w:rsidRPr="00007B12">
              <w:rPr>
                <w:lang w:val="es-MX"/>
                <w:rPrChange w:id="141" w:author="Francisco Javier Guzman Villegas" w:date="2026-03-02T23:57:00Z" w16du:dateUtc="2026-03-03T04:57:00Z">
                  <w:rPr/>
                </w:rPrChange>
              </w:rPr>
              <w:br/>
              <w:t xml:space="preserve">Cuando: Confirma </w:t>
            </w:r>
            <w:proofErr w:type="gramStart"/>
            <w:r w:rsidRPr="00007B12">
              <w:rPr>
                <w:lang w:val="es-MX"/>
                <w:rPrChange w:id="142" w:author="Francisco Javier Guzman Villegas" w:date="2026-03-02T23:57:00Z" w16du:dateUtc="2026-03-03T04:57:00Z">
                  <w:rPr/>
                </w:rPrChange>
              </w:rPr>
              <w:t xml:space="preserve">el </w:t>
            </w:r>
            <w:proofErr w:type="spellStart"/>
            <w:r w:rsidRPr="00007B12">
              <w:rPr>
                <w:lang w:val="es-MX"/>
                <w:rPrChange w:id="143" w:author="Francisco Javier Guzman Villegas" w:date="2026-03-02T23:57:00Z" w16du:dateUtc="2026-03-03T04:57:00Z">
                  <w:rPr/>
                </w:rPrChange>
              </w:rPr>
              <w:t>check</w:t>
            </w:r>
            <w:proofErr w:type="spellEnd"/>
            <w:r w:rsidRPr="00007B12">
              <w:rPr>
                <w:lang w:val="es-MX"/>
                <w:rPrChange w:id="144" w:author="Francisco Javier Guzman Villegas" w:date="2026-03-02T23:57:00Z" w16du:dateUtc="2026-03-03T04:57:00Z">
                  <w:rPr/>
                </w:rPrChange>
              </w:rPr>
              <w:t>-in</w:t>
            </w:r>
            <w:proofErr w:type="gramEnd"/>
            <w:r w:rsidRPr="00007B12">
              <w:rPr>
                <w:lang w:val="es-MX"/>
                <w:rPrChange w:id="145" w:author="Francisco Javier Guzman Villegas" w:date="2026-03-02T23:57:00Z" w16du:dateUtc="2026-03-03T04:57:00Z">
                  <w:rPr/>
                </w:rPrChange>
              </w:rPr>
              <w:br/>
              <w:t>Entonces: El sistema registra la hora y confirma el registro</w:t>
            </w:r>
          </w:p>
        </w:tc>
      </w:tr>
      <w:tr w:rsidR="009B4D3E" w:rsidRPr="003F63AA" w14:paraId="23F72EF9" w14:textId="77777777">
        <w:tc>
          <w:tcPr>
            <w:tcW w:w="4320" w:type="dxa"/>
          </w:tcPr>
          <w:p w14:paraId="70F5CA29" w14:textId="77777777" w:rsidR="009B4D3E" w:rsidRPr="00007B12" w:rsidRDefault="00000000">
            <w:pPr>
              <w:rPr>
                <w:lang w:val="es-MX"/>
                <w:rPrChange w:id="14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47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148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20597C02" w14:textId="77777777" w:rsidR="009B4D3E" w:rsidRPr="00007B12" w:rsidRDefault="00000000">
            <w:pPr>
              <w:rPr>
                <w:lang w:val="es-MX"/>
                <w:rPrChange w:id="14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50" w:author="Francisco Javier Guzman Villegas" w:date="2026-03-02T23:57:00Z" w16du:dateUtc="2026-03-03T04:57:00Z">
                  <w:rPr/>
                </w:rPrChange>
              </w:rPr>
              <w:t>Dado: Que la verificación no es válida</w:t>
            </w:r>
            <w:r w:rsidRPr="00007B12">
              <w:rPr>
                <w:lang w:val="es-MX"/>
                <w:rPrChange w:id="151" w:author="Francisco Javier Guzman Villegas" w:date="2026-03-02T23:57:00Z" w16du:dateUtc="2026-03-03T04:57:00Z">
                  <w:rPr/>
                </w:rPrChange>
              </w:rPr>
              <w:br/>
              <w:t>Cuando: El docente intenta registrar presencia</w:t>
            </w:r>
            <w:r w:rsidRPr="00007B12">
              <w:rPr>
                <w:lang w:val="es-MX"/>
                <w:rPrChange w:id="152" w:author="Francisco Javier Guzman Villegas" w:date="2026-03-02T23:57:00Z" w16du:dateUtc="2026-03-03T04:57:00Z">
                  <w:rPr/>
                </w:rPrChange>
              </w:rPr>
              <w:br/>
              <w:t>Entonces: El sistema rechaza el registro e informa el motivo</w:t>
            </w:r>
          </w:p>
        </w:tc>
      </w:tr>
    </w:tbl>
    <w:p w14:paraId="5CD1BC8E" w14:textId="77777777" w:rsidR="009B4D3E" w:rsidRPr="00007B12" w:rsidRDefault="009B4D3E">
      <w:pPr>
        <w:rPr>
          <w:lang w:val="es-MX"/>
          <w:rPrChange w:id="153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:rsidRPr="003F63AA" w14:paraId="66F48C5D" w14:textId="77777777">
        <w:tc>
          <w:tcPr>
            <w:tcW w:w="4320" w:type="dxa"/>
          </w:tcPr>
          <w:p w14:paraId="753B72F7" w14:textId="77777777" w:rsidR="009B4D3E" w:rsidRDefault="00000000">
            <w:r>
              <w:t>UC-004</w:t>
            </w:r>
          </w:p>
        </w:tc>
        <w:tc>
          <w:tcPr>
            <w:tcW w:w="4320" w:type="dxa"/>
          </w:tcPr>
          <w:p w14:paraId="04B676B4" w14:textId="77777777" w:rsidR="009B4D3E" w:rsidRPr="00007B12" w:rsidRDefault="00000000">
            <w:pPr>
              <w:rPr>
                <w:lang w:val="es-MX"/>
                <w:rPrChange w:id="15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55" w:author="Francisco Javier Guzman Villegas" w:date="2026-03-02T23:57:00Z" w16du:dateUtc="2026-03-03T04:57:00Z">
                  <w:rPr/>
                </w:rPrChange>
              </w:rPr>
              <w:t>Confirmar recorrido en la zona</w:t>
            </w:r>
          </w:p>
        </w:tc>
      </w:tr>
      <w:tr w:rsidR="009B4D3E" w:rsidRPr="003F63AA" w14:paraId="0461A5FF" w14:textId="77777777">
        <w:tc>
          <w:tcPr>
            <w:tcW w:w="4320" w:type="dxa"/>
          </w:tcPr>
          <w:p w14:paraId="4EB9B5BC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457DC0FE" w14:textId="77777777" w:rsidR="009B4D3E" w:rsidRPr="00007B12" w:rsidRDefault="00000000">
            <w:pPr>
              <w:rPr>
                <w:lang w:val="es-MX"/>
                <w:rPrChange w:id="15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57" w:author="Francisco Javier Guzman Villegas" w:date="2026-03-02T23:57:00Z" w16du:dateUtc="2026-03-03T04:57:00Z">
                  <w:rPr/>
                </w:rPrChange>
              </w:rPr>
              <w:t>Principal: Docente en turno</w:t>
            </w:r>
            <w:r w:rsidRPr="00007B12">
              <w:rPr>
                <w:lang w:val="es-MX"/>
                <w:rPrChange w:id="158" w:author="Francisco Javier Guzman Villegas" w:date="2026-03-02T23:57:00Z" w16du:dateUtc="2026-03-03T04:57:00Z">
                  <w:rPr/>
                </w:rPrChange>
              </w:rPr>
              <w:br/>
              <w:t>Secundarios: Coordinador de nivel (visualiza evidencia)</w:t>
            </w:r>
          </w:p>
        </w:tc>
      </w:tr>
      <w:tr w:rsidR="009B4D3E" w:rsidRPr="003F63AA" w14:paraId="157DFB04" w14:textId="77777777">
        <w:tc>
          <w:tcPr>
            <w:tcW w:w="4320" w:type="dxa"/>
          </w:tcPr>
          <w:p w14:paraId="3129D352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2C9CC6A9" w14:textId="77777777" w:rsidR="009B4D3E" w:rsidRPr="00007B12" w:rsidRDefault="00000000">
            <w:pPr>
              <w:rPr>
                <w:lang w:val="es-MX"/>
                <w:rPrChange w:id="15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60" w:author="Francisco Javier Guzman Villegas" w:date="2026-03-02T23:57:00Z" w16du:dateUtc="2026-03-03T04:57:00Z">
                  <w:rPr/>
                </w:rPrChange>
              </w:rPr>
              <w:t>Yo: como docente en turno</w:t>
            </w:r>
            <w:r w:rsidRPr="00007B12">
              <w:rPr>
                <w:lang w:val="es-MX"/>
                <w:rPrChange w:id="161" w:author="Francisco Javier Guzman Villegas" w:date="2026-03-02T23:57:00Z" w16du:dateUtc="2026-03-03T04:57:00Z">
                  <w:rPr/>
                </w:rPrChange>
              </w:rPr>
              <w:br/>
              <w:t>Quiero: confirmar que estoy recorriendo la zona</w:t>
            </w:r>
            <w:r w:rsidRPr="00007B12">
              <w:rPr>
                <w:lang w:val="es-MX"/>
                <w:rPrChange w:id="162" w:author="Francisco Javier Guzman Villegas" w:date="2026-03-02T23:57:00Z" w16du:dateUtc="2026-03-03T04:57:00Z">
                  <w:rPr/>
                </w:rPrChange>
              </w:rPr>
              <w:br/>
              <w:t>Para: evidenciar vigilancia activa durante el turno</w:t>
            </w:r>
          </w:p>
        </w:tc>
      </w:tr>
      <w:tr w:rsidR="009B4D3E" w:rsidRPr="003F63AA" w14:paraId="7F2FEC94" w14:textId="77777777">
        <w:tc>
          <w:tcPr>
            <w:tcW w:w="4320" w:type="dxa"/>
          </w:tcPr>
          <w:p w14:paraId="1D139615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13715E00" w14:textId="77777777" w:rsidR="009B4D3E" w:rsidRPr="00007B12" w:rsidRDefault="00000000">
            <w:pPr>
              <w:rPr>
                <w:lang w:val="es-MX"/>
                <w:rPrChange w:id="16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64" w:author="Francisco Javier Guzman Villegas" w:date="2026-03-02T23:57:00Z" w16du:dateUtc="2026-03-03T04:57:00Z">
                  <w:rPr/>
                </w:rPrChange>
              </w:rPr>
              <w:t>El turno está en curso y la zona tiene puntos de recorrido definidos.</w:t>
            </w:r>
          </w:p>
        </w:tc>
      </w:tr>
      <w:tr w:rsidR="009B4D3E" w:rsidRPr="003F63AA" w14:paraId="74988EA2" w14:textId="77777777">
        <w:tc>
          <w:tcPr>
            <w:tcW w:w="4320" w:type="dxa"/>
          </w:tcPr>
          <w:p w14:paraId="6C93EE03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021ED9DC" w14:textId="77777777" w:rsidR="009B4D3E" w:rsidRPr="00007B12" w:rsidRDefault="00000000">
            <w:pPr>
              <w:rPr>
                <w:lang w:val="es-MX"/>
                <w:rPrChange w:id="16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66" w:author="Francisco Javier Guzman Villegas" w:date="2026-03-02T23:57:00Z" w16du:dateUtc="2026-03-03T04:57:00Z">
                  <w:rPr/>
                </w:rPrChange>
              </w:rPr>
              <w:t>1. El docente selecciona “Confirmar recorrido”.</w:t>
            </w:r>
            <w:r w:rsidRPr="00007B12">
              <w:rPr>
                <w:lang w:val="es-MX"/>
                <w:rPrChange w:id="167" w:author="Francisco Javier Guzman Villegas" w:date="2026-03-02T23:57:00Z" w16du:dateUtc="2026-03-03T04:57:00Z">
                  <w:rPr/>
                </w:rPrChange>
              </w:rPr>
              <w:br/>
              <w:t>2. El sistema solicita la validación de un punto de recorrido.</w:t>
            </w:r>
            <w:r w:rsidRPr="00007B12">
              <w:rPr>
                <w:lang w:val="es-MX"/>
                <w:rPrChange w:id="168" w:author="Francisco Javier Guzman Villegas" w:date="2026-03-02T23:57:00Z" w16du:dateUtc="2026-03-03T04:57:00Z">
                  <w:rPr/>
                </w:rPrChange>
              </w:rPr>
              <w:br/>
            </w:r>
            <w:r w:rsidRPr="00007B12">
              <w:rPr>
                <w:lang w:val="es-MX"/>
                <w:rPrChange w:id="169" w:author="Francisco Javier Guzman Villegas" w:date="2026-03-02T23:57:00Z" w16du:dateUtc="2026-03-03T04:57:00Z">
                  <w:rPr/>
                </w:rPrChange>
              </w:rPr>
              <w:lastRenderedPageBreak/>
              <w:t>3. El docente valida el punto de recorrido.</w:t>
            </w:r>
            <w:r w:rsidRPr="00007B12">
              <w:rPr>
                <w:lang w:val="es-MX"/>
                <w:rPrChange w:id="170" w:author="Francisco Javier Guzman Villegas" w:date="2026-03-02T23:57:00Z" w16du:dateUtc="2026-03-03T04:57:00Z">
                  <w:rPr/>
                </w:rPrChange>
              </w:rPr>
              <w:br/>
              <w:t>4. El sistema registra fecha/hora del recorrido y confirma al docente.</w:t>
            </w:r>
            <w:r w:rsidRPr="00007B12">
              <w:rPr>
                <w:lang w:val="es-MX"/>
                <w:rPrChange w:id="171" w:author="Francisco Javier Guzman Villegas" w:date="2026-03-02T23:57:00Z" w16du:dateUtc="2026-03-03T04:57:00Z">
                  <w:rPr/>
                </w:rPrChange>
              </w:rPr>
              <w:br/>
              <w:t>5. El sistema actualiza la evidencia de recorrido visible para el coordinador.</w:t>
            </w:r>
          </w:p>
        </w:tc>
      </w:tr>
      <w:tr w:rsidR="009B4D3E" w:rsidRPr="003F63AA" w14:paraId="53A24C49" w14:textId="77777777">
        <w:tc>
          <w:tcPr>
            <w:tcW w:w="4320" w:type="dxa"/>
          </w:tcPr>
          <w:p w14:paraId="1BA4C229" w14:textId="77777777" w:rsidR="009B4D3E" w:rsidRDefault="00000000">
            <w:proofErr w:type="spellStart"/>
            <w:r>
              <w:lastRenderedPageBreak/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1AB95944" w14:textId="77777777" w:rsidR="009B4D3E" w:rsidRPr="00007B12" w:rsidRDefault="00000000">
            <w:pPr>
              <w:rPr>
                <w:lang w:val="es-MX"/>
                <w:rPrChange w:id="17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73" w:author="Francisco Javier Guzman Villegas" w:date="2026-03-02T23:57:00Z" w16du:dateUtc="2026-03-03T04:57:00Z">
                  <w:rPr/>
                </w:rPrChange>
              </w:rPr>
              <w:t>A1. Si el punto no corresponde a la zona del turno, el sistema informa y no registra el recorrido.</w:t>
            </w:r>
          </w:p>
        </w:tc>
      </w:tr>
      <w:tr w:rsidR="009B4D3E" w:rsidRPr="003F63AA" w14:paraId="46F22D34" w14:textId="77777777">
        <w:tc>
          <w:tcPr>
            <w:tcW w:w="4320" w:type="dxa"/>
          </w:tcPr>
          <w:p w14:paraId="14556A68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2BDFE21D" w14:textId="77777777" w:rsidR="009B4D3E" w:rsidRPr="00007B12" w:rsidRDefault="00000000">
            <w:pPr>
              <w:rPr>
                <w:lang w:val="es-MX"/>
                <w:rPrChange w:id="17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75" w:author="Francisco Javier Guzman Villegas" w:date="2026-03-02T23:57:00Z" w16du:dateUtc="2026-03-03T04:57:00Z">
                  <w:rPr/>
                </w:rPrChange>
              </w:rPr>
              <w:t>Queda registrada evidencia de recorrido asociada al turno.</w:t>
            </w:r>
          </w:p>
        </w:tc>
      </w:tr>
      <w:tr w:rsidR="009B4D3E" w:rsidRPr="003F63AA" w14:paraId="1BB16520" w14:textId="77777777">
        <w:tc>
          <w:tcPr>
            <w:tcW w:w="4320" w:type="dxa"/>
          </w:tcPr>
          <w:p w14:paraId="53BD0658" w14:textId="77777777" w:rsidR="009B4D3E" w:rsidRPr="00007B12" w:rsidRDefault="00000000">
            <w:pPr>
              <w:rPr>
                <w:lang w:val="es-MX"/>
                <w:rPrChange w:id="17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77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178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15A951BC" w14:textId="77777777" w:rsidR="009B4D3E" w:rsidRPr="00007B12" w:rsidRDefault="00000000">
            <w:pPr>
              <w:rPr>
                <w:lang w:val="es-MX"/>
                <w:rPrChange w:id="17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80" w:author="Francisco Javier Guzman Villegas" w:date="2026-03-02T23:57:00Z" w16du:dateUtc="2026-03-03T04:57:00Z">
                  <w:rPr/>
                </w:rPrChange>
              </w:rPr>
              <w:t>Dado: Que el docente valida un punto de recorrido de su zona</w:t>
            </w:r>
            <w:r w:rsidRPr="00007B12">
              <w:rPr>
                <w:lang w:val="es-MX"/>
                <w:rPrChange w:id="181" w:author="Francisco Javier Guzman Villegas" w:date="2026-03-02T23:57:00Z" w16du:dateUtc="2026-03-03T04:57:00Z">
                  <w:rPr/>
                </w:rPrChange>
              </w:rPr>
              <w:br/>
              <w:t>Cuando: Confirma el recorrido</w:t>
            </w:r>
            <w:r w:rsidRPr="00007B12">
              <w:rPr>
                <w:lang w:val="es-MX"/>
                <w:rPrChange w:id="182" w:author="Francisco Javier Guzman Villegas" w:date="2026-03-02T23:57:00Z" w16du:dateUtc="2026-03-03T04:57:00Z">
                  <w:rPr/>
                </w:rPrChange>
              </w:rPr>
              <w:br/>
              <w:t>Entonces: El sistema registra el recorrido y muestra confirmación</w:t>
            </w:r>
          </w:p>
        </w:tc>
      </w:tr>
      <w:tr w:rsidR="009B4D3E" w:rsidRPr="003F63AA" w14:paraId="23B23D85" w14:textId="77777777">
        <w:tc>
          <w:tcPr>
            <w:tcW w:w="4320" w:type="dxa"/>
          </w:tcPr>
          <w:p w14:paraId="7F814F91" w14:textId="77777777" w:rsidR="009B4D3E" w:rsidRPr="00007B12" w:rsidRDefault="00000000">
            <w:pPr>
              <w:rPr>
                <w:lang w:val="es-MX"/>
                <w:rPrChange w:id="18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84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185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1ED670CD" w14:textId="77777777" w:rsidR="009B4D3E" w:rsidRPr="00007B12" w:rsidRDefault="00000000">
            <w:pPr>
              <w:rPr>
                <w:lang w:val="es-MX"/>
                <w:rPrChange w:id="18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87" w:author="Francisco Javier Guzman Villegas" w:date="2026-03-02T23:57:00Z" w16du:dateUtc="2026-03-03T04:57:00Z">
                  <w:rPr/>
                </w:rPrChange>
              </w:rPr>
              <w:t>Dado: Que el docente valida un punto de otra zona</w:t>
            </w:r>
            <w:r w:rsidRPr="00007B12">
              <w:rPr>
                <w:lang w:val="es-MX"/>
                <w:rPrChange w:id="188" w:author="Francisco Javier Guzman Villegas" w:date="2026-03-02T23:57:00Z" w16du:dateUtc="2026-03-03T04:57:00Z">
                  <w:rPr/>
                </w:rPrChange>
              </w:rPr>
              <w:br/>
              <w:t>Cuando: Intenta confirmar recorrido</w:t>
            </w:r>
            <w:r w:rsidRPr="00007B12">
              <w:rPr>
                <w:lang w:val="es-MX"/>
                <w:rPrChange w:id="189" w:author="Francisco Javier Guzman Villegas" w:date="2026-03-02T23:57:00Z" w16du:dateUtc="2026-03-03T04:57:00Z">
                  <w:rPr/>
                </w:rPrChange>
              </w:rPr>
              <w:br/>
              <w:t>Entonces: El sistema rechaza el registro e informa la inconsistencia</w:t>
            </w:r>
          </w:p>
        </w:tc>
      </w:tr>
    </w:tbl>
    <w:p w14:paraId="07EED104" w14:textId="77777777" w:rsidR="009B4D3E" w:rsidRPr="00007B12" w:rsidRDefault="009B4D3E">
      <w:pPr>
        <w:rPr>
          <w:lang w:val="es-MX"/>
          <w:rPrChange w:id="190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14:paraId="4754CA65" w14:textId="77777777">
        <w:tc>
          <w:tcPr>
            <w:tcW w:w="4320" w:type="dxa"/>
          </w:tcPr>
          <w:p w14:paraId="6FD534AE" w14:textId="77777777" w:rsidR="009B4D3E" w:rsidRDefault="00000000">
            <w:r>
              <w:t>UC-005</w:t>
            </w:r>
          </w:p>
        </w:tc>
        <w:tc>
          <w:tcPr>
            <w:tcW w:w="4320" w:type="dxa"/>
          </w:tcPr>
          <w:p w14:paraId="6152FA2F" w14:textId="77777777" w:rsidR="009B4D3E" w:rsidRDefault="00000000">
            <w:r>
              <w:t xml:space="preserve">Registrar </w:t>
            </w:r>
            <w:proofErr w:type="spellStart"/>
            <w:r>
              <w:t>incidente</w:t>
            </w:r>
            <w:proofErr w:type="spellEnd"/>
          </w:p>
        </w:tc>
      </w:tr>
      <w:tr w:rsidR="009B4D3E" w:rsidRPr="003F63AA" w14:paraId="7E1B12E3" w14:textId="77777777">
        <w:tc>
          <w:tcPr>
            <w:tcW w:w="4320" w:type="dxa"/>
          </w:tcPr>
          <w:p w14:paraId="1AE55F0F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6C7C782C" w14:textId="77777777" w:rsidR="009B4D3E" w:rsidRPr="00007B12" w:rsidRDefault="00000000">
            <w:pPr>
              <w:rPr>
                <w:lang w:val="es-MX"/>
                <w:rPrChange w:id="19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92" w:author="Francisco Javier Guzman Villegas" w:date="2026-03-02T23:57:00Z" w16du:dateUtc="2026-03-03T04:57:00Z">
                  <w:rPr/>
                </w:rPrChange>
              </w:rPr>
              <w:t>Principal: Docente en turno</w:t>
            </w:r>
            <w:r w:rsidRPr="00007B12">
              <w:rPr>
                <w:lang w:val="es-MX"/>
                <w:rPrChange w:id="193" w:author="Francisco Javier Guzman Villegas" w:date="2026-03-02T23:57:00Z" w16du:dateUtc="2026-03-03T04:57:00Z">
                  <w:rPr/>
                </w:rPrChange>
              </w:rPr>
              <w:br/>
              <w:t>Secundarios: Coordinador de nivel (gestiona), Administrador (reportes)</w:t>
            </w:r>
          </w:p>
        </w:tc>
      </w:tr>
      <w:tr w:rsidR="009B4D3E" w:rsidRPr="003F63AA" w14:paraId="785F0D33" w14:textId="77777777">
        <w:tc>
          <w:tcPr>
            <w:tcW w:w="4320" w:type="dxa"/>
          </w:tcPr>
          <w:p w14:paraId="6FB085AC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62051763" w14:textId="77777777" w:rsidR="009B4D3E" w:rsidRPr="00007B12" w:rsidRDefault="00000000">
            <w:pPr>
              <w:rPr>
                <w:lang w:val="es-MX"/>
                <w:rPrChange w:id="19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95" w:author="Francisco Javier Guzman Villegas" w:date="2026-03-02T23:57:00Z" w16du:dateUtc="2026-03-03T04:57:00Z">
                  <w:rPr/>
                </w:rPrChange>
              </w:rPr>
              <w:t>Yo: como docente en turno</w:t>
            </w:r>
            <w:r w:rsidRPr="00007B12">
              <w:rPr>
                <w:lang w:val="es-MX"/>
                <w:rPrChange w:id="196" w:author="Francisco Javier Guzman Villegas" w:date="2026-03-02T23:57:00Z" w16du:dateUtc="2026-03-03T04:57:00Z">
                  <w:rPr/>
                </w:rPrChange>
              </w:rPr>
              <w:br/>
              <w:t>Quiero: registrar un incidente con tipo y severidad</w:t>
            </w:r>
            <w:r w:rsidRPr="00007B12">
              <w:rPr>
                <w:lang w:val="es-MX"/>
                <w:rPrChange w:id="197" w:author="Francisco Javier Guzman Villegas" w:date="2026-03-02T23:57:00Z" w16du:dateUtc="2026-03-03T04:57:00Z">
                  <w:rPr/>
                </w:rPrChange>
              </w:rPr>
              <w:br/>
              <w:t>Para: reportar situaciones ocurridas en la zona y apoyar la gestión preventiva</w:t>
            </w:r>
          </w:p>
        </w:tc>
      </w:tr>
      <w:tr w:rsidR="009B4D3E" w:rsidRPr="003F63AA" w14:paraId="69D327ED" w14:textId="77777777">
        <w:tc>
          <w:tcPr>
            <w:tcW w:w="4320" w:type="dxa"/>
          </w:tcPr>
          <w:p w14:paraId="718A4E5E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61ED5B44" w14:textId="77777777" w:rsidR="009B4D3E" w:rsidRPr="00007B12" w:rsidRDefault="00000000">
            <w:pPr>
              <w:rPr>
                <w:lang w:val="es-MX"/>
                <w:rPrChange w:id="19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199" w:author="Francisco Javier Guzman Villegas" w:date="2026-03-02T23:57:00Z" w16du:dateUtc="2026-03-03T04:57:00Z">
                  <w:rPr/>
                </w:rPrChange>
              </w:rPr>
              <w:t>El turno está en curso.</w:t>
            </w:r>
          </w:p>
        </w:tc>
      </w:tr>
      <w:tr w:rsidR="009B4D3E" w:rsidRPr="003F63AA" w14:paraId="5E0E7A3F" w14:textId="77777777">
        <w:tc>
          <w:tcPr>
            <w:tcW w:w="4320" w:type="dxa"/>
          </w:tcPr>
          <w:p w14:paraId="64AFA256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40F3A505" w14:textId="77777777" w:rsidR="009B4D3E" w:rsidRPr="00007B12" w:rsidRDefault="00000000">
            <w:pPr>
              <w:rPr>
                <w:lang w:val="es-MX"/>
                <w:rPrChange w:id="20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01" w:author="Francisco Javier Guzman Villegas" w:date="2026-03-02T23:57:00Z" w16du:dateUtc="2026-03-03T04:57:00Z">
                  <w:rPr/>
                </w:rPrChange>
              </w:rPr>
              <w:t>1. El docente selecciona “Registrar incidente”.</w:t>
            </w:r>
            <w:r w:rsidRPr="00007B12">
              <w:rPr>
                <w:lang w:val="es-MX"/>
                <w:rPrChange w:id="202" w:author="Francisco Javier Guzman Villegas" w:date="2026-03-02T23:57:00Z" w16du:dateUtc="2026-03-03T04:57:00Z">
                  <w:rPr/>
                </w:rPrChange>
              </w:rPr>
              <w:br/>
              <w:t>2. El sistema solicita el tipo de incidente.</w:t>
            </w:r>
            <w:r w:rsidRPr="00007B12">
              <w:rPr>
                <w:lang w:val="es-MX"/>
                <w:rPrChange w:id="203" w:author="Francisco Javier Guzman Villegas" w:date="2026-03-02T23:57:00Z" w16du:dateUtc="2026-03-03T04:57:00Z">
                  <w:rPr/>
                </w:rPrChange>
              </w:rPr>
              <w:br/>
              <w:t>3. El docente selecciona el tipo.</w:t>
            </w:r>
            <w:r w:rsidRPr="00007B12">
              <w:rPr>
                <w:lang w:val="es-MX"/>
                <w:rPrChange w:id="204" w:author="Francisco Javier Guzman Villegas" w:date="2026-03-02T23:57:00Z" w16du:dateUtc="2026-03-03T04:57:00Z">
                  <w:rPr/>
                </w:rPrChange>
              </w:rPr>
              <w:br/>
              <w:t>4. El sistema solicita la severidad.</w:t>
            </w:r>
            <w:r w:rsidRPr="00007B12">
              <w:rPr>
                <w:lang w:val="es-MX"/>
                <w:rPrChange w:id="205" w:author="Francisco Javier Guzman Villegas" w:date="2026-03-02T23:57:00Z" w16du:dateUtc="2026-03-03T04:57:00Z">
                  <w:rPr/>
                </w:rPrChange>
              </w:rPr>
              <w:br/>
              <w:t>5. El docente selecciona la severidad y confirma.</w:t>
            </w:r>
            <w:r w:rsidRPr="00007B12">
              <w:rPr>
                <w:lang w:val="es-MX"/>
                <w:rPrChange w:id="206" w:author="Francisco Javier Guzman Villegas" w:date="2026-03-02T23:57:00Z" w16du:dateUtc="2026-03-03T04:57:00Z">
                  <w:rPr/>
                </w:rPrChange>
              </w:rPr>
              <w:br/>
              <w:t>6. El sistema registra el incidente con fecha/hora y zona/punto del turno y muestra confirmación.</w:t>
            </w:r>
          </w:p>
        </w:tc>
      </w:tr>
      <w:tr w:rsidR="009B4D3E" w:rsidRPr="003F63AA" w14:paraId="5EF894A0" w14:textId="77777777">
        <w:tc>
          <w:tcPr>
            <w:tcW w:w="4320" w:type="dxa"/>
          </w:tcPr>
          <w:p w14:paraId="6C749D06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50B8DCB9" w14:textId="77777777" w:rsidR="009B4D3E" w:rsidRPr="00007B12" w:rsidRDefault="00000000">
            <w:pPr>
              <w:rPr>
                <w:lang w:val="es-MX"/>
                <w:rPrChange w:id="20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08" w:author="Francisco Javier Guzman Villegas" w:date="2026-03-02T23:57:00Z" w16du:dateUtc="2026-03-03T04:57:00Z">
                  <w:rPr/>
                </w:rPrChange>
              </w:rPr>
              <w:t>A1. Si falta un dato obligatorio (tipo o severidad), el sistema lo solicita antes de guardar.</w:t>
            </w:r>
            <w:r w:rsidRPr="00007B12">
              <w:rPr>
                <w:lang w:val="es-MX"/>
                <w:rPrChange w:id="209" w:author="Francisco Javier Guzman Villegas" w:date="2026-03-02T23:57:00Z" w16du:dateUtc="2026-03-03T04:57:00Z">
                  <w:rPr/>
                </w:rPrChange>
              </w:rPr>
              <w:br/>
              <w:t>A2. Si el docente cancela, el sistema no registra y vuelve al menú del turno.</w:t>
            </w:r>
          </w:p>
        </w:tc>
      </w:tr>
      <w:tr w:rsidR="009B4D3E" w:rsidRPr="003F63AA" w14:paraId="5107513B" w14:textId="77777777">
        <w:tc>
          <w:tcPr>
            <w:tcW w:w="4320" w:type="dxa"/>
          </w:tcPr>
          <w:p w14:paraId="016A9BCA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71E749CE" w14:textId="77777777" w:rsidR="009B4D3E" w:rsidRPr="00007B12" w:rsidRDefault="00000000">
            <w:pPr>
              <w:rPr>
                <w:lang w:val="es-MX"/>
                <w:rPrChange w:id="21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11" w:author="Francisco Javier Guzman Villegas" w:date="2026-03-02T23:57:00Z" w16du:dateUtc="2026-03-03T04:57:00Z">
                  <w:rPr/>
                </w:rPrChange>
              </w:rPr>
              <w:t>Incidente registrado y disponible para consulta/gestión.</w:t>
            </w:r>
          </w:p>
        </w:tc>
      </w:tr>
      <w:tr w:rsidR="009B4D3E" w:rsidRPr="003F63AA" w14:paraId="38411010" w14:textId="77777777">
        <w:tc>
          <w:tcPr>
            <w:tcW w:w="4320" w:type="dxa"/>
          </w:tcPr>
          <w:p w14:paraId="20C4314E" w14:textId="77777777" w:rsidR="009B4D3E" w:rsidRPr="00007B12" w:rsidRDefault="00000000">
            <w:pPr>
              <w:rPr>
                <w:lang w:val="es-MX"/>
                <w:rPrChange w:id="21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13" w:author="Francisco Javier Guzman Villegas" w:date="2026-03-02T23:57:00Z" w16du:dateUtc="2026-03-03T04:57:00Z">
                  <w:rPr/>
                </w:rPrChange>
              </w:rPr>
              <w:lastRenderedPageBreak/>
              <w:t>Criterios de Aceptación</w:t>
            </w:r>
            <w:r w:rsidRPr="00007B12">
              <w:rPr>
                <w:lang w:val="es-MX"/>
                <w:rPrChange w:id="214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21A45441" w14:textId="77777777" w:rsidR="009B4D3E" w:rsidRPr="00007B12" w:rsidRDefault="00000000">
            <w:pPr>
              <w:rPr>
                <w:lang w:val="es-MX"/>
                <w:rPrChange w:id="21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16" w:author="Francisco Javier Guzman Villegas" w:date="2026-03-02T23:57:00Z" w16du:dateUtc="2026-03-03T04:57:00Z">
                  <w:rPr/>
                </w:rPrChange>
              </w:rPr>
              <w:t>Dado: Que el docente completa tipo y severidad</w:t>
            </w:r>
            <w:r w:rsidRPr="00007B12">
              <w:rPr>
                <w:lang w:val="es-MX"/>
                <w:rPrChange w:id="217" w:author="Francisco Javier Guzman Villegas" w:date="2026-03-02T23:57:00Z" w16du:dateUtc="2026-03-03T04:57:00Z">
                  <w:rPr/>
                </w:rPrChange>
              </w:rPr>
              <w:br/>
              <w:t>Cuando: Confirma el registro</w:t>
            </w:r>
            <w:r w:rsidRPr="00007B12">
              <w:rPr>
                <w:lang w:val="es-MX"/>
                <w:rPrChange w:id="218" w:author="Francisco Javier Guzman Villegas" w:date="2026-03-02T23:57:00Z" w16du:dateUtc="2026-03-03T04:57:00Z">
                  <w:rPr/>
                </w:rPrChange>
              </w:rPr>
              <w:br/>
              <w:t>Entonces: El sistema guarda el incidente y muestra confirmación</w:t>
            </w:r>
          </w:p>
        </w:tc>
      </w:tr>
      <w:tr w:rsidR="009B4D3E" w:rsidRPr="003F63AA" w14:paraId="6831C60B" w14:textId="77777777">
        <w:tc>
          <w:tcPr>
            <w:tcW w:w="4320" w:type="dxa"/>
          </w:tcPr>
          <w:p w14:paraId="33121679" w14:textId="77777777" w:rsidR="009B4D3E" w:rsidRPr="00007B12" w:rsidRDefault="00000000">
            <w:pPr>
              <w:rPr>
                <w:lang w:val="es-MX"/>
                <w:rPrChange w:id="21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20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221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57F4DF92" w14:textId="77777777" w:rsidR="009B4D3E" w:rsidRPr="00007B12" w:rsidRDefault="00000000">
            <w:pPr>
              <w:rPr>
                <w:lang w:val="es-MX"/>
                <w:rPrChange w:id="22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23" w:author="Francisco Javier Guzman Villegas" w:date="2026-03-02T23:57:00Z" w16du:dateUtc="2026-03-03T04:57:00Z">
                  <w:rPr/>
                </w:rPrChange>
              </w:rPr>
              <w:t>Dado: Que el docente no selecciona severidad</w:t>
            </w:r>
            <w:r w:rsidRPr="00007B12">
              <w:rPr>
                <w:lang w:val="es-MX"/>
                <w:rPrChange w:id="224" w:author="Francisco Javier Guzman Villegas" w:date="2026-03-02T23:57:00Z" w16du:dateUtc="2026-03-03T04:57:00Z">
                  <w:rPr/>
                </w:rPrChange>
              </w:rPr>
              <w:br/>
              <w:t>Cuando: Intenta guardar</w:t>
            </w:r>
            <w:r w:rsidRPr="00007B12">
              <w:rPr>
                <w:lang w:val="es-MX"/>
                <w:rPrChange w:id="225" w:author="Francisco Javier Guzman Villegas" w:date="2026-03-02T23:57:00Z" w16du:dateUtc="2026-03-03T04:57:00Z">
                  <w:rPr/>
                </w:rPrChange>
              </w:rPr>
              <w:br/>
              <w:t>Entonces: El sistema no guarda y solicita completar la severidad</w:t>
            </w:r>
          </w:p>
        </w:tc>
      </w:tr>
    </w:tbl>
    <w:p w14:paraId="58878450" w14:textId="77777777" w:rsidR="009B4D3E" w:rsidRPr="00007B12" w:rsidRDefault="009B4D3E">
      <w:pPr>
        <w:rPr>
          <w:lang w:val="es-MX"/>
          <w:rPrChange w:id="226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:rsidRPr="003F63AA" w14:paraId="4B718D9C" w14:textId="77777777">
        <w:tc>
          <w:tcPr>
            <w:tcW w:w="4320" w:type="dxa"/>
          </w:tcPr>
          <w:p w14:paraId="61EBD59D" w14:textId="77777777" w:rsidR="009B4D3E" w:rsidRDefault="00000000">
            <w:r>
              <w:t>UC-006</w:t>
            </w:r>
          </w:p>
        </w:tc>
        <w:tc>
          <w:tcPr>
            <w:tcW w:w="4320" w:type="dxa"/>
          </w:tcPr>
          <w:p w14:paraId="2F6EDF19" w14:textId="77777777" w:rsidR="009B4D3E" w:rsidRPr="00007B12" w:rsidRDefault="00000000">
            <w:pPr>
              <w:rPr>
                <w:lang w:val="es-MX"/>
                <w:rPrChange w:id="22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28" w:author="Francisco Javier Guzman Villegas" w:date="2026-03-02T23:57:00Z" w16du:dateUtc="2026-03-03T04:57:00Z">
                  <w:rPr/>
                </w:rPrChange>
              </w:rPr>
              <w:t>Cerrar turno y registrar estado de limpieza</w:t>
            </w:r>
          </w:p>
        </w:tc>
      </w:tr>
      <w:tr w:rsidR="009B4D3E" w:rsidRPr="003F63AA" w14:paraId="2EC9D07C" w14:textId="77777777">
        <w:tc>
          <w:tcPr>
            <w:tcW w:w="4320" w:type="dxa"/>
          </w:tcPr>
          <w:p w14:paraId="5E52771B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1CB0340E" w14:textId="77777777" w:rsidR="009B4D3E" w:rsidRPr="00007B12" w:rsidRDefault="00000000">
            <w:pPr>
              <w:rPr>
                <w:lang w:val="es-MX"/>
                <w:rPrChange w:id="22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30" w:author="Francisco Javier Guzman Villegas" w:date="2026-03-02T23:57:00Z" w16du:dateUtc="2026-03-03T04:57:00Z">
                  <w:rPr/>
                </w:rPrChange>
              </w:rPr>
              <w:t>Principal: Docente en turno</w:t>
            </w:r>
            <w:r w:rsidRPr="00007B12">
              <w:rPr>
                <w:lang w:val="es-MX"/>
                <w:rPrChange w:id="231" w:author="Francisco Javier Guzman Villegas" w:date="2026-03-02T23:57:00Z" w16du:dateUtc="2026-03-03T04:57:00Z">
                  <w:rPr/>
                </w:rPrChange>
              </w:rPr>
              <w:br/>
              <w:t>Secundarios: Coordinador de nivel (consulta), Administrador (reportes)</w:t>
            </w:r>
          </w:p>
        </w:tc>
      </w:tr>
      <w:tr w:rsidR="009B4D3E" w:rsidRPr="003F63AA" w14:paraId="15BBA4CB" w14:textId="77777777">
        <w:tc>
          <w:tcPr>
            <w:tcW w:w="4320" w:type="dxa"/>
          </w:tcPr>
          <w:p w14:paraId="0F4FDEE5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0626B35D" w14:textId="77777777" w:rsidR="009B4D3E" w:rsidRPr="00007B12" w:rsidRDefault="00000000">
            <w:pPr>
              <w:rPr>
                <w:lang w:val="es-MX"/>
                <w:rPrChange w:id="23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33" w:author="Francisco Javier Guzman Villegas" w:date="2026-03-02T23:57:00Z" w16du:dateUtc="2026-03-03T04:57:00Z">
                  <w:rPr/>
                </w:rPrChange>
              </w:rPr>
              <w:t>Yo: como docente en turno</w:t>
            </w:r>
            <w:r w:rsidRPr="00007B12">
              <w:rPr>
                <w:lang w:val="es-MX"/>
                <w:rPrChange w:id="234" w:author="Francisco Javier Guzman Villegas" w:date="2026-03-02T23:57:00Z" w16du:dateUtc="2026-03-03T04:57:00Z">
                  <w:rPr/>
                </w:rPrChange>
              </w:rPr>
              <w:br/>
              <w:t>Quiero: cerrar mi turno registrando el estado de limpieza</w:t>
            </w:r>
            <w:r w:rsidRPr="00007B12">
              <w:rPr>
                <w:lang w:val="es-MX"/>
                <w:rPrChange w:id="235" w:author="Francisco Javier Guzman Villegas" w:date="2026-03-02T23:57:00Z" w16du:dateUtc="2026-03-03T04:57:00Z">
                  <w:rPr/>
                </w:rPrChange>
              </w:rPr>
              <w:br/>
              <w:t>Para: finalizar el turno y dejar un registro del estado del espacio</w:t>
            </w:r>
          </w:p>
        </w:tc>
      </w:tr>
      <w:tr w:rsidR="009B4D3E" w:rsidRPr="003F63AA" w14:paraId="6852081B" w14:textId="77777777">
        <w:tc>
          <w:tcPr>
            <w:tcW w:w="4320" w:type="dxa"/>
          </w:tcPr>
          <w:p w14:paraId="5AADC773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57C98076" w14:textId="77777777" w:rsidR="009B4D3E" w:rsidRPr="00007B12" w:rsidRDefault="00000000">
            <w:pPr>
              <w:rPr>
                <w:lang w:val="es-MX"/>
                <w:rPrChange w:id="23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37" w:author="Francisco Javier Guzman Villegas" w:date="2026-03-02T23:57:00Z" w16du:dateUtc="2026-03-03T04:57:00Z">
                  <w:rPr/>
                </w:rPrChange>
              </w:rPr>
              <w:t>El turno está en curso.</w:t>
            </w:r>
          </w:p>
        </w:tc>
      </w:tr>
      <w:tr w:rsidR="009B4D3E" w:rsidRPr="003F63AA" w14:paraId="05614D84" w14:textId="77777777">
        <w:tc>
          <w:tcPr>
            <w:tcW w:w="4320" w:type="dxa"/>
          </w:tcPr>
          <w:p w14:paraId="2E0DDA76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6482B4DC" w14:textId="77777777" w:rsidR="009B4D3E" w:rsidRPr="00007B12" w:rsidRDefault="00000000">
            <w:pPr>
              <w:rPr>
                <w:lang w:val="es-MX"/>
                <w:rPrChange w:id="23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39" w:author="Francisco Javier Guzman Villegas" w:date="2026-03-02T23:57:00Z" w16du:dateUtc="2026-03-03T04:57:00Z">
                  <w:rPr/>
                </w:rPrChange>
              </w:rPr>
              <w:t>1. El docente selecciona “Cerrar turno”.</w:t>
            </w:r>
            <w:r w:rsidRPr="00007B12">
              <w:rPr>
                <w:lang w:val="es-MX"/>
                <w:rPrChange w:id="240" w:author="Francisco Javier Guzman Villegas" w:date="2026-03-02T23:57:00Z" w16du:dateUtc="2026-03-03T04:57:00Z">
                  <w:rPr/>
                </w:rPrChange>
              </w:rPr>
              <w:br/>
              <w:t>2. El sistema solicita seleccionar una calificación de limpieza (1 a 4).</w:t>
            </w:r>
            <w:r w:rsidRPr="00007B12">
              <w:rPr>
                <w:lang w:val="es-MX"/>
                <w:rPrChange w:id="241" w:author="Francisco Javier Guzman Villegas" w:date="2026-03-02T23:57:00Z" w16du:dateUtc="2026-03-03T04:57:00Z">
                  <w:rPr/>
                </w:rPrChange>
              </w:rPr>
              <w:br/>
              <w:t>3. El docente selecciona la calificación y confirma.</w:t>
            </w:r>
            <w:r w:rsidRPr="00007B12">
              <w:rPr>
                <w:lang w:val="es-MX"/>
                <w:rPrChange w:id="242" w:author="Francisco Javier Guzman Villegas" w:date="2026-03-02T23:57:00Z" w16du:dateUtc="2026-03-03T04:57:00Z">
                  <w:rPr/>
                </w:rPrChange>
              </w:rPr>
              <w:br/>
              <w:t>4. El sistema registra la calificación, marca el turno como “cerrado” y muestra confirmación.</w:t>
            </w:r>
          </w:p>
        </w:tc>
      </w:tr>
      <w:tr w:rsidR="009B4D3E" w:rsidRPr="003F63AA" w14:paraId="6C4BF0AF" w14:textId="77777777">
        <w:tc>
          <w:tcPr>
            <w:tcW w:w="4320" w:type="dxa"/>
          </w:tcPr>
          <w:p w14:paraId="00E78285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4C86D952" w14:textId="77777777" w:rsidR="009B4D3E" w:rsidRPr="00007B12" w:rsidRDefault="00000000">
            <w:pPr>
              <w:rPr>
                <w:lang w:val="es-MX"/>
                <w:rPrChange w:id="24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44" w:author="Francisco Javier Guzman Villegas" w:date="2026-03-02T23:57:00Z" w16du:dateUtc="2026-03-03T04:57:00Z">
                  <w:rPr/>
                </w:rPrChange>
              </w:rPr>
              <w:t>A1. Si el docente no selecciona calificación, el sistema solicita el dato antes de cerrar.</w:t>
            </w:r>
            <w:r w:rsidRPr="00007B12">
              <w:rPr>
                <w:lang w:val="es-MX"/>
                <w:rPrChange w:id="245" w:author="Francisco Javier Guzman Villegas" w:date="2026-03-02T23:57:00Z" w16du:dateUtc="2026-03-03T04:57:00Z">
                  <w:rPr/>
                </w:rPrChange>
              </w:rPr>
              <w:br/>
              <w:t>A2. Si el docente cancela, el sistema no cierra el turno.</w:t>
            </w:r>
          </w:p>
        </w:tc>
      </w:tr>
      <w:tr w:rsidR="009B4D3E" w:rsidRPr="003F63AA" w14:paraId="5118D265" w14:textId="77777777">
        <w:tc>
          <w:tcPr>
            <w:tcW w:w="4320" w:type="dxa"/>
          </w:tcPr>
          <w:p w14:paraId="385D6355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71B89429" w14:textId="77777777" w:rsidR="009B4D3E" w:rsidRPr="00007B12" w:rsidRDefault="00000000">
            <w:pPr>
              <w:rPr>
                <w:lang w:val="es-MX"/>
                <w:rPrChange w:id="24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47" w:author="Francisco Javier Guzman Villegas" w:date="2026-03-02T23:57:00Z" w16du:dateUtc="2026-03-03T04:57:00Z">
                  <w:rPr/>
                </w:rPrChange>
              </w:rPr>
              <w:t>Turno cerrado con calificación de limpieza registrada.</w:t>
            </w:r>
          </w:p>
        </w:tc>
      </w:tr>
      <w:tr w:rsidR="009B4D3E" w:rsidRPr="003F63AA" w14:paraId="460D63A6" w14:textId="77777777">
        <w:tc>
          <w:tcPr>
            <w:tcW w:w="4320" w:type="dxa"/>
          </w:tcPr>
          <w:p w14:paraId="404C3CF1" w14:textId="77777777" w:rsidR="009B4D3E" w:rsidRPr="00007B12" w:rsidRDefault="00000000">
            <w:pPr>
              <w:rPr>
                <w:lang w:val="es-MX"/>
                <w:rPrChange w:id="24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49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250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47CAB1A2" w14:textId="77777777" w:rsidR="009B4D3E" w:rsidRPr="00007B12" w:rsidRDefault="00000000">
            <w:pPr>
              <w:rPr>
                <w:lang w:val="es-MX"/>
                <w:rPrChange w:id="25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52" w:author="Francisco Javier Guzman Villegas" w:date="2026-03-02T23:57:00Z" w16du:dateUtc="2026-03-03T04:57:00Z">
                  <w:rPr/>
                </w:rPrChange>
              </w:rPr>
              <w:t>Dado: Que el docente confirma una calificación válida</w:t>
            </w:r>
            <w:r w:rsidRPr="00007B12">
              <w:rPr>
                <w:lang w:val="es-MX"/>
                <w:rPrChange w:id="253" w:author="Francisco Javier Guzman Villegas" w:date="2026-03-02T23:57:00Z" w16du:dateUtc="2026-03-03T04:57:00Z">
                  <w:rPr/>
                </w:rPrChange>
              </w:rPr>
              <w:br/>
              <w:t>Cuando: Cierra el turno</w:t>
            </w:r>
            <w:r w:rsidRPr="00007B12">
              <w:rPr>
                <w:lang w:val="es-MX"/>
                <w:rPrChange w:id="254" w:author="Francisco Javier Guzman Villegas" w:date="2026-03-02T23:57:00Z" w16du:dateUtc="2026-03-03T04:57:00Z">
                  <w:rPr/>
                </w:rPrChange>
              </w:rPr>
              <w:br/>
              <w:t>Entonces: El sistema cierra el turno y guarda la calificación</w:t>
            </w:r>
          </w:p>
        </w:tc>
      </w:tr>
      <w:tr w:rsidR="009B4D3E" w:rsidRPr="003F63AA" w14:paraId="2D13ACE3" w14:textId="77777777">
        <w:tc>
          <w:tcPr>
            <w:tcW w:w="4320" w:type="dxa"/>
          </w:tcPr>
          <w:p w14:paraId="0AB4C24E" w14:textId="77777777" w:rsidR="009B4D3E" w:rsidRPr="00007B12" w:rsidRDefault="00000000">
            <w:pPr>
              <w:rPr>
                <w:lang w:val="es-MX"/>
                <w:rPrChange w:id="25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56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257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538EEC7F" w14:textId="77777777" w:rsidR="009B4D3E" w:rsidRPr="00007B12" w:rsidRDefault="00000000">
            <w:pPr>
              <w:rPr>
                <w:lang w:val="es-MX"/>
                <w:rPrChange w:id="25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59" w:author="Francisco Javier Guzman Villegas" w:date="2026-03-02T23:57:00Z" w16du:dateUtc="2026-03-03T04:57:00Z">
                  <w:rPr/>
                </w:rPrChange>
              </w:rPr>
              <w:t>Dado: Que el turno ya estaba cerrado</w:t>
            </w:r>
            <w:r w:rsidRPr="00007B12">
              <w:rPr>
                <w:lang w:val="es-MX"/>
                <w:rPrChange w:id="260" w:author="Francisco Javier Guzman Villegas" w:date="2026-03-02T23:57:00Z" w16du:dateUtc="2026-03-03T04:57:00Z">
                  <w:rPr/>
                </w:rPrChange>
              </w:rPr>
              <w:br/>
              <w:t>Cuando: El docente intenta cerrarlo nuevamente</w:t>
            </w:r>
            <w:r w:rsidRPr="00007B12">
              <w:rPr>
                <w:lang w:val="es-MX"/>
                <w:rPrChange w:id="261" w:author="Francisco Javier Guzman Villegas" w:date="2026-03-02T23:57:00Z" w16du:dateUtc="2026-03-03T04:57:00Z">
                  <w:rPr/>
                </w:rPrChange>
              </w:rPr>
              <w:br/>
              <w:t>Entonces: El sistema informa el estado y no duplica el cierre</w:t>
            </w:r>
          </w:p>
        </w:tc>
      </w:tr>
    </w:tbl>
    <w:p w14:paraId="66DC57C1" w14:textId="77777777" w:rsidR="009B4D3E" w:rsidRPr="00007B12" w:rsidRDefault="009B4D3E">
      <w:pPr>
        <w:rPr>
          <w:lang w:val="es-MX"/>
          <w:rPrChange w:id="262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:rsidRPr="003F63AA" w14:paraId="252F483B" w14:textId="77777777">
        <w:tc>
          <w:tcPr>
            <w:tcW w:w="4320" w:type="dxa"/>
          </w:tcPr>
          <w:p w14:paraId="2E1F7868" w14:textId="77777777" w:rsidR="009B4D3E" w:rsidRDefault="00000000">
            <w:r>
              <w:lastRenderedPageBreak/>
              <w:t>UC-007</w:t>
            </w:r>
          </w:p>
        </w:tc>
        <w:tc>
          <w:tcPr>
            <w:tcW w:w="4320" w:type="dxa"/>
          </w:tcPr>
          <w:p w14:paraId="085AF9D6" w14:textId="77777777" w:rsidR="009B4D3E" w:rsidRPr="00007B12" w:rsidRDefault="00000000">
            <w:pPr>
              <w:rPr>
                <w:lang w:val="es-MX"/>
                <w:rPrChange w:id="26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64" w:author="Francisco Javier Guzman Villegas" w:date="2026-03-02T23:57:00Z" w16du:dateUtc="2026-03-03T04:57:00Z">
                  <w:rPr/>
                </w:rPrChange>
              </w:rPr>
              <w:t>Solicitar reemplazo de turno (no puedo llegar)</w:t>
            </w:r>
          </w:p>
        </w:tc>
      </w:tr>
      <w:tr w:rsidR="009B4D3E" w:rsidRPr="003F63AA" w14:paraId="7A7BB49C" w14:textId="77777777">
        <w:tc>
          <w:tcPr>
            <w:tcW w:w="4320" w:type="dxa"/>
          </w:tcPr>
          <w:p w14:paraId="21F2CFD5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7B1BF465" w14:textId="77777777" w:rsidR="009B4D3E" w:rsidRPr="00007B12" w:rsidRDefault="00000000">
            <w:pPr>
              <w:rPr>
                <w:lang w:val="es-MX"/>
                <w:rPrChange w:id="26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66" w:author="Francisco Javier Guzman Villegas" w:date="2026-03-02T23:57:00Z" w16du:dateUtc="2026-03-03T04:57:00Z">
                  <w:rPr/>
                </w:rPrChange>
              </w:rPr>
              <w:t>Principal: Docente en turno</w:t>
            </w:r>
            <w:r w:rsidRPr="00007B12">
              <w:rPr>
                <w:lang w:val="es-MX"/>
                <w:rPrChange w:id="267" w:author="Francisco Javier Guzman Villegas" w:date="2026-03-02T23:57:00Z" w16du:dateUtc="2026-03-03T04:57:00Z">
                  <w:rPr/>
                </w:rPrChange>
              </w:rPr>
              <w:br/>
              <w:t>Secundarios: Coordinador de nivel</w:t>
            </w:r>
          </w:p>
        </w:tc>
      </w:tr>
      <w:tr w:rsidR="009B4D3E" w:rsidRPr="003F63AA" w14:paraId="6246DE6F" w14:textId="77777777">
        <w:tc>
          <w:tcPr>
            <w:tcW w:w="4320" w:type="dxa"/>
          </w:tcPr>
          <w:p w14:paraId="76CCB07E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259BBA4D" w14:textId="77777777" w:rsidR="009B4D3E" w:rsidRPr="00007B12" w:rsidRDefault="00000000">
            <w:pPr>
              <w:rPr>
                <w:lang w:val="es-MX"/>
                <w:rPrChange w:id="26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69" w:author="Francisco Javier Guzman Villegas" w:date="2026-03-02T23:57:00Z" w16du:dateUtc="2026-03-03T04:57:00Z">
                  <w:rPr/>
                </w:rPrChange>
              </w:rPr>
              <w:t>Yo: como docente en turno</w:t>
            </w:r>
            <w:r w:rsidRPr="00007B12">
              <w:rPr>
                <w:lang w:val="es-MX"/>
                <w:rPrChange w:id="270" w:author="Francisco Javier Guzman Villegas" w:date="2026-03-02T23:57:00Z" w16du:dateUtc="2026-03-03T04:57:00Z">
                  <w:rPr/>
                </w:rPrChange>
              </w:rPr>
              <w:br/>
              <w:t>Quiero: solicitar un reemplazo para mi turno</w:t>
            </w:r>
            <w:r w:rsidRPr="00007B12">
              <w:rPr>
                <w:lang w:val="es-MX"/>
                <w:rPrChange w:id="271" w:author="Francisco Javier Guzman Villegas" w:date="2026-03-02T23:57:00Z" w16du:dateUtc="2026-03-03T04:57:00Z">
                  <w:rPr/>
                </w:rPrChange>
              </w:rPr>
              <w:br/>
              <w:t>Para: evitar que la zona quede sin cobertura</w:t>
            </w:r>
          </w:p>
        </w:tc>
      </w:tr>
      <w:tr w:rsidR="009B4D3E" w:rsidRPr="003F63AA" w14:paraId="0708C967" w14:textId="77777777">
        <w:tc>
          <w:tcPr>
            <w:tcW w:w="4320" w:type="dxa"/>
          </w:tcPr>
          <w:p w14:paraId="53D02695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73650F4C" w14:textId="77777777" w:rsidR="009B4D3E" w:rsidRPr="00007B12" w:rsidRDefault="00000000">
            <w:pPr>
              <w:rPr>
                <w:lang w:val="es-MX"/>
                <w:rPrChange w:id="27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73" w:author="Francisco Javier Guzman Villegas" w:date="2026-03-02T23:57:00Z" w16du:dateUtc="2026-03-03T04:57:00Z">
                  <w:rPr/>
                </w:rPrChange>
              </w:rPr>
              <w:t xml:space="preserve">El turno está pendiente o en curso sin </w:t>
            </w:r>
            <w:proofErr w:type="spellStart"/>
            <w:r w:rsidRPr="00007B12">
              <w:rPr>
                <w:lang w:val="es-MX"/>
                <w:rPrChange w:id="274" w:author="Francisco Javier Guzman Villegas" w:date="2026-03-02T23:57:00Z" w16du:dateUtc="2026-03-03T04:57:00Z">
                  <w:rPr/>
                </w:rPrChange>
              </w:rPr>
              <w:t>check</w:t>
            </w:r>
            <w:proofErr w:type="spellEnd"/>
            <w:r w:rsidRPr="00007B12">
              <w:rPr>
                <w:lang w:val="es-MX"/>
                <w:rPrChange w:id="275" w:author="Francisco Javier Guzman Villegas" w:date="2026-03-02T23:57:00Z" w16du:dateUtc="2026-03-03T04:57:00Z">
                  <w:rPr/>
                </w:rPrChange>
              </w:rPr>
              <w:t>-in registrado.</w:t>
            </w:r>
          </w:p>
        </w:tc>
      </w:tr>
      <w:tr w:rsidR="009B4D3E" w:rsidRPr="003F63AA" w14:paraId="603FD984" w14:textId="77777777">
        <w:tc>
          <w:tcPr>
            <w:tcW w:w="4320" w:type="dxa"/>
          </w:tcPr>
          <w:p w14:paraId="77233261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1C50BBC3" w14:textId="77777777" w:rsidR="009B4D3E" w:rsidRPr="00007B12" w:rsidRDefault="00000000">
            <w:pPr>
              <w:rPr>
                <w:lang w:val="es-MX"/>
                <w:rPrChange w:id="27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77" w:author="Francisco Javier Guzman Villegas" w:date="2026-03-02T23:57:00Z" w16du:dateUtc="2026-03-03T04:57:00Z">
                  <w:rPr/>
                </w:rPrChange>
              </w:rPr>
              <w:t>1. El docente abre el detalle del turno.</w:t>
            </w:r>
            <w:r w:rsidRPr="00007B12">
              <w:rPr>
                <w:lang w:val="es-MX"/>
                <w:rPrChange w:id="278" w:author="Francisco Javier Guzman Villegas" w:date="2026-03-02T23:57:00Z" w16du:dateUtc="2026-03-03T04:57:00Z">
                  <w:rPr/>
                </w:rPrChange>
              </w:rPr>
              <w:br/>
              <w:t>2. El docente selecciona “Solicitar reemplazo”.</w:t>
            </w:r>
            <w:r w:rsidRPr="00007B12">
              <w:rPr>
                <w:lang w:val="es-MX"/>
                <w:rPrChange w:id="279" w:author="Francisco Javier Guzman Villegas" w:date="2026-03-02T23:57:00Z" w16du:dateUtc="2026-03-03T04:57:00Z">
                  <w:rPr/>
                </w:rPrChange>
              </w:rPr>
              <w:br/>
              <w:t>3. El sistema solicita un motivo.</w:t>
            </w:r>
            <w:r w:rsidRPr="00007B12">
              <w:rPr>
                <w:lang w:val="es-MX"/>
                <w:rPrChange w:id="280" w:author="Francisco Javier Guzman Villegas" w:date="2026-03-02T23:57:00Z" w16du:dateUtc="2026-03-03T04:57:00Z">
                  <w:rPr/>
                </w:rPrChange>
              </w:rPr>
              <w:br/>
              <w:t>4. El docente ingresa el motivo y confirma.</w:t>
            </w:r>
            <w:r w:rsidRPr="00007B12">
              <w:rPr>
                <w:lang w:val="es-MX"/>
                <w:rPrChange w:id="281" w:author="Francisco Javier Guzman Villegas" w:date="2026-03-02T23:57:00Z" w16du:dateUtc="2026-03-03T04:57:00Z">
                  <w:rPr/>
                </w:rPrChange>
              </w:rPr>
              <w:br/>
              <w:t>5. El sistema confirma el envío de la solicitud y la deja disponible al coordinador para reasignación.</w:t>
            </w:r>
          </w:p>
        </w:tc>
      </w:tr>
      <w:tr w:rsidR="009B4D3E" w:rsidRPr="003F63AA" w14:paraId="5B5F4750" w14:textId="77777777">
        <w:tc>
          <w:tcPr>
            <w:tcW w:w="4320" w:type="dxa"/>
          </w:tcPr>
          <w:p w14:paraId="0C888734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6CB79F18" w14:textId="77777777" w:rsidR="009B4D3E" w:rsidRPr="00007B12" w:rsidRDefault="00000000">
            <w:pPr>
              <w:rPr>
                <w:lang w:val="es-MX"/>
                <w:rPrChange w:id="28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83" w:author="Francisco Javier Guzman Villegas" w:date="2026-03-02T23:57:00Z" w16du:dateUtc="2026-03-03T04:57:00Z">
                  <w:rPr/>
                </w:rPrChange>
              </w:rPr>
              <w:t>A1. Si el turno ya tiene reemplazo asignado, el sistema informa que la solicitud no es necesaria.</w:t>
            </w:r>
          </w:p>
        </w:tc>
      </w:tr>
      <w:tr w:rsidR="009B4D3E" w:rsidRPr="003F63AA" w14:paraId="67643F99" w14:textId="77777777">
        <w:tc>
          <w:tcPr>
            <w:tcW w:w="4320" w:type="dxa"/>
          </w:tcPr>
          <w:p w14:paraId="713FC1F8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3601353D" w14:textId="77777777" w:rsidR="009B4D3E" w:rsidRPr="00007B12" w:rsidRDefault="00000000">
            <w:pPr>
              <w:rPr>
                <w:lang w:val="es-MX"/>
                <w:rPrChange w:id="28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85" w:author="Francisco Javier Guzman Villegas" w:date="2026-03-02T23:57:00Z" w16du:dateUtc="2026-03-03T04:57:00Z">
                  <w:rPr/>
                </w:rPrChange>
              </w:rPr>
              <w:t>Solicitud de reemplazo registrada para gestión por el coordinador.</w:t>
            </w:r>
          </w:p>
        </w:tc>
      </w:tr>
      <w:tr w:rsidR="009B4D3E" w:rsidRPr="003F63AA" w14:paraId="33BCF839" w14:textId="77777777">
        <w:tc>
          <w:tcPr>
            <w:tcW w:w="4320" w:type="dxa"/>
          </w:tcPr>
          <w:p w14:paraId="0BE8B3A4" w14:textId="77777777" w:rsidR="009B4D3E" w:rsidRPr="00007B12" w:rsidRDefault="00000000">
            <w:pPr>
              <w:rPr>
                <w:lang w:val="es-MX"/>
                <w:rPrChange w:id="28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87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288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794052FF" w14:textId="77777777" w:rsidR="009B4D3E" w:rsidRPr="00007B12" w:rsidRDefault="00000000">
            <w:pPr>
              <w:rPr>
                <w:lang w:val="es-MX"/>
                <w:rPrChange w:id="28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90" w:author="Francisco Javier Guzman Villegas" w:date="2026-03-02T23:57:00Z" w16du:dateUtc="2026-03-03T04:57:00Z">
                  <w:rPr/>
                </w:rPrChange>
              </w:rPr>
              <w:t>Dado: Que el docente confirma la solicitud con motivo</w:t>
            </w:r>
            <w:r w:rsidRPr="00007B12">
              <w:rPr>
                <w:lang w:val="es-MX"/>
                <w:rPrChange w:id="291" w:author="Francisco Javier Guzman Villegas" w:date="2026-03-02T23:57:00Z" w16du:dateUtc="2026-03-03T04:57:00Z">
                  <w:rPr/>
                </w:rPrChange>
              </w:rPr>
              <w:br/>
              <w:t>Cuando: Envía la solicitud</w:t>
            </w:r>
            <w:r w:rsidRPr="00007B12">
              <w:rPr>
                <w:lang w:val="es-MX"/>
                <w:rPrChange w:id="292" w:author="Francisco Javier Guzman Villegas" w:date="2026-03-02T23:57:00Z" w16du:dateUtc="2026-03-03T04:57:00Z">
                  <w:rPr/>
                </w:rPrChange>
              </w:rPr>
              <w:br/>
              <w:t>Entonces: El sistema registra la solicitud y muestra confirmación</w:t>
            </w:r>
          </w:p>
        </w:tc>
      </w:tr>
      <w:tr w:rsidR="009B4D3E" w:rsidRPr="003F63AA" w14:paraId="4B7330A1" w14:textId="77777777">
        <w:tc>
          <w:tcPr>
            <w:tcW w:w="4320" w:type="dxa"/>
          </w:tcPr>
          <w:p w14:paraId="738B78A6" w14:textId="77777777" w:rsidR="009B4D3E" w:rsidRPr="00007B12" w:rsidRDefault="00000000">
            <w:pPr>
              <w:rPr>
                <w:lang w:val="es-MX"/>
                <w:rPrChange w:id="29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94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295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48A05F42" w14:textId="77777777" w:rsidR="009B4D3E" w:rsidRPr="00007B12" w:rsidRDefault="00000000">
            <w:pPr>
              <w:rPr>
                <w:lang w:val="es-MX"/>
                <w:rPrChange w:id="29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297" w:author="Francisco Javier Guzman Villegas" w:date="2026-03-02T23:57:00Z" w16du:dateUtc="2026-03-03T04:57:00Z">
                  <w:rPr/>
                </w:rPrChange>
              </w:rPr>
              <w:t>Dado: Que el docente deja el motivo vacío</w:t>
            </w:r>
            <w:r w:rsidRPr="00007B12">
              <w:rPr>
                <w:lang w:val="es-MX"/>
                <w:rPrChange w:id="298" w:author="Francisco Javier Guzman Villegas" w:date="2026-03-02T23:57:00Z" w16du:dateUtc="2026-03-03T04:57:00Z">
                  <w:rPr/>
                </w:rPrChange>
              </w:rPr>
              <w:br/>
              <w:t>Cuando: Intenta enviar</w:t>
            </w:r>
            <w:r w:rsidRPr="00007B12">
              <w:rPr>
                <w:lang w:val="es-MX"/>
                <w:rPrChange w:id="299" w:author="Francisco Javier Guzman Villegas" w:date="2026-03-02T23:57:00Z" w16du:dateUtc="2026-03-03T04:57:00Z">
                  <w:rPr/>
                </w:rPrChange>
              </w:rPr>
              <w:br/>
              <w:t>Entonces: El sistema solicita ingresar el motivo</w:t>
            </w:r>
          </w:p>
        </w:tc>
      </w:tr>
    </w:tbl>
    <w:p w14:paraId="1D1D7F89" w14:textId="77777777" w:rsidR="009B4D3E" w:rsidRPr="00007B12" w:rsidRDefault="009B4D3E">
      <w:pPr>
        <w:rPr>
          <w:lang w:val="es-MX"/>
          <w:rPrChange w:id="300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14:paraId="1B6A98A0" w14:textId="77777777">
        <w:tc>
          <w:tcPr>
            <w:tcW w:w="4320" w:type="dxa"/>
          </w:tcPr>
          <w:p w14:paraId="0FB26597" w14:textId="77777777" w:rsidR="009B4D3E" w:rsidRDefault="00000000">
            <w:r>
              <w:t>UC-008</w:t>
            </w:r>
          </w:p>
        </w:tc>
        <w:tc>
          <w:tcPr>
            <w:tcW w:w="4320" w:type="dxa"/>
          </w:tcPr>
          <w:p w14:paraId="49F01BE2" w14:textId="77777777" w:rsidR="009B4D3E" w:rsidRDefault="00000000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desempeño</w:t>
            </w:r>
            <w:proofErr w:type="spellEnd"/>
            <w:r>
              <w:t xml:space="preserve"> personal (</w:t>
            </w:r>
            <w:proofErr w:type="spellStart"/>
            <w:r>
              <w:t>gamificación</w:t>
            </w:r>
            <w:proofErr w:type="spellEnd"/>
            <w:r>
              <w:t>)</w:t>
            </w:r>
          </w:p>
        </w:tc>
      </w:tr>
      <w:tr w:rsidR="009B4D3E" w:rsidRPr="003F63AA" w14:paraId="27AB1629" w14:textId="77777777">
        <w:tc>
          <w:tcPr>
            <w:tcW w:w="4320" w:type="dxa"/>
          </w:tcPr>
          <w:p w14:paraId="636DFEB3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0DD10B4C" w14:textId="77777777" w:rsidR="009B4D3E" w:rsidRPr="00007B12" w:rsidRDefault="00000000">
            <w:pPr>
              <w:rPr>
                <w:lang w:val="es-MX"/>
                <w:rPrChange w:id="30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02" w:author="Francisco Javier Guzman Villegas" w:date="2026-03-02T23:57:00Z" w16du:dateUtc="2026-03-03T04:57:00Z">
                  <w:rPr/>
                </w:rPrChange>
              </w:rPr>
              <w:t>Principal: Docente en turno</w:t>
            </w:r>
            <w:r w:rsidRPr="00007B12">
              <w:rPr>
                <w:lang w:val="es-MX"/>
                <w:rPrChange w:id="303" w:author="Francisco Javier Guzman Villegas" w:date="2026-03-02T23:57:00Z" w16du:dateUtc="2026-03-03T04:57:00Z">
                  <w:rPr/>
                </w:rPrChange>
              </w:rPr>
              <w:br/>
              <w:t>Secundarios: —</w:t>
            </w:r>
          </w:p>
        </w:tc>
      </w:tr>
      <w:tr w:rsidR="009B4D3E" w:rsidRPr="003F63AA" w14:paraId="05342A3D" w14:textId="77777777">
        <w:tc>
          <w:tcPr>
            <w:tcW w:w="4320" w:type="dxa"/>
          </w:tcPr>
          <w:p w14:paraId="697DFB88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21278C0A" w14:textId="77777777" w:rsidR="009B4D3E" w:rsidRPr="00007B12" w:rsidRDefault="00000000">
            <w:pPr>
              <w:rPr>
                <w:lang w:val="es-MX"/>
                <w:rPrChange w:id="30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05" w:author="Francisco Javier Guzman Villegas" w:date="2026-03-02T23:57:00Z" w16du:dateUtc="2026-03-03T04:57:00Z">
                  <w:rPr/>
                </w:rPrChange>
              </w:rPr>
              <w:t>Yo: como docente en turno</w:t>
            </w:r>
            <w:r w:rsidRPr="00007B12">
              <w:rPr>
                <w:lang w:val="es-MX"/>
                <w:rPrChange w:id="306" w:author="Francisco Javier Guzman Villegas" w:date="2026-03-02T23:57:00Z" w16du:dateUtc="2026-03-03T04:57:00Z">
                  <w:rPr/>
                </w:rPrChange>
              </w:rPr>
              <w:br/>
              <w:t>Quiero: consultar mi desempeño</w:t>
            </w:r>
            <w:r w:rsidRPr="00007B12">
              <w:rPr>
                <w:lang w:val="es-MX"/>
                <w:rPrChange w:id="307" w:author="Francisco Javier Guzman Villegas" w:date="2026-03-02T23:57:00Z" w16du:dateUtc="2026-03-03T04:57:00Z">
                  <w:rPr/>
                </w:rPrChange>
              </w:rPr>
              <w:br/>
              <w:t>Para: ver mi progreso por cumplimiento de turnos y registros</w:t>
            </w:r>
          </w:p>
        </w:tc>
      </w:tr>
      <w:tr w:rsidR="009B4D3E" w14:paraId="09FCD08D" w14:textId="77777777">
        <w:tc>
          <w:tcPr>
            <w:tcW w:w="4320" w:type="dxa"/>
          </w:tcPr>
          <w:p w14:paraId="3D450807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1C51D248" w14:textId="77777777" w:rsidR="009B4D3E" w:rsidRDefault="00000000">
            <w:r>
              <w:t xml:space="preserve">El </w:t>
            </w:r>
            <w:proofErr w:type="spellStart"/>
            <w:r>
              <w:t>docente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9B4D3E" w:rsidRPr="003F63AA" w14:paraId="2F12F9E5" w14:textId="77777777">
        <w:tc>
          <w:tcPr>
            <w:tcW w:w="4320" w:type="dxa"/>
          </w:tcPr>
          <w:p w14:paraId="42D97422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2B491E0F" w14:textId="77777777" w:rsidR="009B4D3E" w:rsidRPr="00007B12" w:rsidRDefault="00000000">
            <w:pPr>
              <w:rPr>
                <w:lang w:val="es-MX"/>
                <w:rPrChange w:id="30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09" w:author="Francisco Javier Guzman Villegas" w:date="2026-03-02T23:57:00Z" w16du:dateUtc="2026-03-03T04:57:00Z">
                  <w:rPr/>
                </w:rPrChange>
              </w:rPr>
              <w:t>1. El docente ingresa a “Mi desempeño”.</w:t>
            </w:r>
            <w:r w:rsidRPr="00007B12">
              <w:rPr>
                <w:lang w:val="es-MX"/>
                <w:rPrChange w:id="310" w:author="Francisco Javier Guzman Villegas" w:date="2026-03-02T23:57:00Z" w16du:dateUtc="2026-03-03T04:57:00Z">
                  <w:rPr/>
                </w:rPrChange>
              </w:rPr>
              <w:br/>
              <w:t>2. El sistema muestra métricas del docente para el periodo seleccionado.</w:t>
            </w:r>
            <w:r w:rsidRPr="00007B12">
              <w:rPr>
                <w:lang w:val="es-MX"/>
                <w:rPrChange w:id="311" w:author="Francisco Javier Guzman Villegas" w:date="2026-03-02T23:57:00Z" w16du:dateUtc="2026-03-03T04:57:00Z">
                  <w:rPr/>
                </w:rPrChange>
              </w:rPr>
              <w:br/>
              <w:t>3. El docente cambia el periodo/filtros y el sistema actualiza la información.</w:t>
            </w:r>
          </w:p>
        </w:tc>
      </w:tr>
      <w:tr w:rsidR="009B4D3E" w:rsidRPr="003F63AA" w14:paraId="0D857973" w14:textId="77777777">
        <w:tc>
          <w:tcPr>
            <w:tcW w:w="4320" w:type="dxa"/>
          </w:tcPr>
          <w:p w14:paraId="060994DF" w14:textId="77777777" w:rsidR="009B4D3E" w:rsidRDefault="00000000">
            <w:proofErr w:type="spellStart"/>
            <w:r>
              <w:lastRenderedPageBreak/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38A0D7D9" w14:textId="77777777" w:rsidR="009B4D3E" w:rsidRPr="00007B12" w:rsidRDefault="00000000">
            <w:pPr>
              <w:rPr>
                <w:lang w:val="es-MX"/>
                <w:rPrChange w:id="31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13" w:author="Francisco Javier Guzman Villegas" w:date="2026-03-02T23:57:00Z" w16du:dateUtc="2026-03-03T04:57:00Z">
                  <w:rPr/>
                </w:rPrChange>
              </w:rPr>
              <w:t>A1. Si no hay datos para el periodo, el sistema muestra “Sin datos” para ese filtro.</w:t>
            </w:r>
          </w:p>
        </w:tc>
      </w:tr>
      <w:tr w:rsidR="009B4D3E" w:rsidRPr="003F63AA" w14:paraId="2FB60B5A" w14:textId="77777777">
        <w:tc>
          <w:tcPr>
            <w:tcW w:w="4320" w:type="dxa"/>
          </w:tcPr>
          <w:p w14:paraId="5490ED8B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56F5D33F" w14:textId="77777777" w:rsidR="009B4D3E" w:rsidRPr="00007B12" w:rsidRDefault="00000000">
            <w:pPr>
              <w:rPr>
                <w:lang w:val="es-MX"/>
                <w:rPrChange w:id="31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15" w:author="Francisco Javier Guzman Villegas" w:date="2026-03-02T23:57:00Z" w16du:dateUtc="2026-03-03T04:57:00Z">
                  <w:rPr/>
                </w:rPrChange>
              </w:rPr>
              <w:t>El docente visualiza su información de desempeño.</w:t>
            </w:r>
          </w:p>
        </w:tc>
      </w:tr>
      <w:tr w:rsidR="009B4D3E" w:rsidRPr="003F63AA" w14:paraId="45D569A7" w14:textId="77777777">
        <w:tc>
          <w:tcPr>
            <w:tcW w:w="4320" w:type="dxa"/>
          </w:tcPr>
          <w:p w14:paraId="75DE5202" w14:textId="77777777" w:rsidR="009B4D3E" w:rsidRPr="00007B12" w:rsidRDefault="00000000">
            <w:pPr>
              <w:rPr>
                <w:lang w:val="es-MX"/>
                <w:rPrChange w:id="31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17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318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6CFD2084" w14:textId="77777777" w:rsidR="009B4D3E" w:rsidRPr="00007B12" w:rsidRDefault="00000000">
            <w:pPr>
              <w:rPr>
                <w:lang w:val="es-MX"/>
                <w:rPrChange w:id="31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20" w:author="Francisco Javier Guzman Villegas" w:date="2026-03-02T23:57:00Z" w16du:dateUtc="2026-03-03T04:57:00Z">
                  <w:rPr/>
                </w:rPrChange>
              </w:rPr>
              <w:t>Dado: Que el docente tiene registros</w:t>
            </w:r>
            <w:r w:rsidRPr="00007B12">
              <w:rPr>
                <w:lang w:val="es-MX"/>
                <w:rPrChange w:id="321" w:author="Francisco Javier Guzman Villegas" w:date="2026-03-02T23:57:00Z" w16du:dateUtc="2026-03-03T04:57:00Z">
                  <w:rPr/>
                </w:rPrChange>
              </w:rPr>
              <w:br/>
              <w:t>Cuando: Consulta “Mi desempeño”</w:t>
            </w:r>
            <w:r w:rsidRPr="00007B12">
              <w:rPr>
                <w:lang w:val="es-MX"/>
                <w:rPrChange w:id="322" w:author="Francisco Javier Guzman Villegas" w:date="2026-03-02T23:57:00Z" w16du:dateUtc="2026-03-03T04:57:00Z">
                  <w:rPr/>
                </w:rPrChange>
              </w:rPr>
              <w:br/>
              <w:t>Entonces: El sistema muestra métricas del periodo</w:t>
            </w:r>
          </w:p>
        </w:tc>
      </w:tr>
      <w:tr w:rsidR="009B4D3E" w:rsidRPr="003F63AA" w14:paraId="55EC3254" w14:textId="77777777">
        <w:tc>
          <w:tcPr>
            <w:tcW w:w="4320" w:type="dxa"/>
          </w:tcPr>
          <w:p w14:paraId="274315B1" w14:textId="77777777" w:rsidR="009B4D3E" w:rsidRPr="00007B12" w:rsidRDefault="00000000">
            <w:pPr>
              <w:rPr>
                <w:lang w:val="es-MX"/>
                <w:rPrChange w:id="32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24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325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53A401F7" w14:textId="77777777" w:rsidR="009B4D3E" w:rsidRPr="00007B12" w:rsidRDefault="00000000">
            <w:pPr>
              <w:rPr>
                <w:lang w:val="es-MX"/>
                <w:rPrChange w:id="32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27" w:author="Francisco Javier Guzman Villegas" w:date="2026-03-02T23:57:00Z" w16du:dateUtc="2026-03-03T04:57:00Z">
                  <w:rPr/>
                </w:rPrChange>
              </w:rPr>
              <w:t>Dado: Que ocurre un error al cargar información</w:t>
            </w:r>
            <w:r w:rsidRPr="00007B12">
              <w:rPr>
                <w:lang w:val="es-MX"/>
                <w:rPrChange w:id="328" w:author="Francisco Javier Guzman Villegas" w:date="2026-03-02T23:57:00Z" w16du:dateUtc="2026-03-03T04:57:00Z">
                  <w:rPr/>
                </w:rPrChange>
              </w:rPr>
              <w:br/>
              <w:t>Cuando: El docente consulta “Mi desempeño”</w:t>
            </w:r>
            <w:r w:rsidRPr="00007B12">
              <w:rPr>
                <w:lang w:val="es-MX"/>
                <w:rPrChange w:id="329" w:author="Francisco Javier Guzman Villegas" w:date="2026-03-02T23:57:00Z" w16du:dateUtc="2026-03-03T04:57:00Z">
                  <w:rPr/>
                </w:rPrChange>
              </w:rPr>
              <w:br/>
              <w:t>Entonces: El sistema informa el error y permite reintentar</w:t>
            </w:r>
          </w:p>
        </w:tc>
      </w:tr>
    </w:tbl>
    <w:p w14:paraId="615392EF" w14:textId="77777777" w:rsidR="009B4D3E" w:rsidRPr="00007B12" w:rsidRDefault="009B4D3E">
      <w:pPr>
        <w:rPr>
          <w:lang w:val="es-MX"/>
          <w:rPrChange w:id="330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:rsidRPr="003F63AA" w14:paraId="43E4534E" w14:textId="77777777">
        <w:tc>
          <w:tcPr>
            <w:tcW w:w="4320" w:type="dxa"/>
          </w:tcPr>
          <w:p w14:paraId="5E38D388" w14:textId="77777777" w:rsidR="009B4D3E" w:rsidRDefault="00000000">
            <w:r>
              <w:t>UC-009</w:t>
            </w:r>
          </w:p>
        </w:tc>
        <w:tc>
          <w:tcPr>
            <w:tcW w:w="4320" w:type="dxa"/>
          </w:tcPr>
          <w:p w14:paraId="4517FA26" w14:textId="77777777" w:rsidR="009B4D3E" w:rsidRPr="00007B12" w:rsidRDefault="00000000">
            <w:pPr>
              <w:rPr>
                <w:lang w:val="es-MX"/>
                <w:rPrChange w:id="33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32" w:author="Francisco Javier Guzman Villegas" w:date="2026-03-02T23:57:00Z" w16du:dateUtc="2026-03-03T04:57:00Z">
                  <w:rPr/>
                </w:rPrChange>
              </w:rPr>
              <w:t>Visualizar tablero de cobertura en tiempo real</w:t>
            </w:r>
          </w:p>
        </w:tc>
      </w:tr>
      <w:tr w:rsidR="009B4D3E" w:rsidRPr="003F63AA" w14:paraId="36A7BBD8" w14:textId="77777777">
        <w:tc>
          <w:tcPr>
            <w:tcW w:w="4320" w:type="dxa"/>
          </w:tcPr>
          <w:p w14:paraId="295CA676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626ACF83" w14:textId="77777777" w:rsidR="009B4D3E" w:rsidRPr="00007B12" w:rsidRDefault="00000000">
            <w:pPr>
              <w:rPr>
                <w:lang w:val="es-MX"/>
                <w:rPrChange w:id="33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34" w:author="Francisco Javier Guzman Villegas" w:date="2026-03-02T23:57:00Z" w16du:dateUtc="2026-03-03T04:57:00Z">
                  <w:rPr/>
                </w:rPrChange>
              </w:rPr>
              <w:t>Principal: Coordinador de nivel</w:t>
            </w:r>
            <w:r w:rsidRPr="00007B12">
              <w:rPr>
                <w:lang w:val="es-MX"/>
                <w:rPrChange w:id="335" w:author="Francisco Javier Guzman Villegas" w:date="2026-03-02T23:57:00Z" w16du:dateUtc="2026-03-03T04:57:00Z">
                  <w:rPr/>
                </w:rPrChange>
              </w:rPr>
              <w:br/>
              <w:t>Secundarios: —</w:t>
            </w:r>
          </w:p>
        </w:tc>
      </w:tr>
      <w:tr w:rsidR="009B4D3E" w:rsidRPr="003F63AA" w14:paraId="22BFA80C" w14:textId="77777777">
        <w:tc>
          <w:tcPr>
            <w:tcW w:w="4320" w:type="dxa"/>
          </w:tcPr>
          <w:p w14:paraId="5BDE0C7B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7091C1AB" w14:textId="77777777" w:rsidR="009B4D3E" w:rsidRPr="00007B12" w:rsidRDefault="00000000">
            <w:pPr>
              <w:rPr>
                <w:lang w:val="es-MX"/>
                <w:rPrChange w:id="33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37" w:author="Francisco Javier Guzman Villegas" w:date="2026-03-02T23:57:00Z" w16du:dateUtc="2026-03-03T04:57:00Z">
                  <w:rPr/>
                </w:rPrChange>
              </w:rPr>
              <w:t>Yo: como coordinador de nivel</w:t>
            </w:r>
            <w:r w:rsidRPr="00007B12">
              <w:rPr>
                <w:lang w:val="es-MX"/>
                <w:rPrChange w:id="338" w:author="Francisco Javier Guzman Villegas" w:date="2026-03-02T23:57:00Z" w16du:dateUtc="2026-03-03T04:57:00Z">
                  <w:rPr/>
                </w:rPrChange>
              </w:rPr>
              <w:br/>
              <w:t>Quiero: visualizar el estado de cobertura por zonas</w:t>
            </w:r>
            <w:r w:rsidRPr="00007B12">
              <w:rPr>
                <w:lang w:val="es-MX"/>
                <w:rPrChange w:id="339" w:author="Francisco Javier Guzman Villegas" w:date="2026-03-02T23:57:00Z" w16du:dateUtc="2026-03-03T04:57:00Z">
                  <w:rPr/>
                </w:rPrChange>
              </w:rPr>
              <w:br/>
              <w:t>Para: detectar zonas sin vigilancia y actuar a tiempo</w:t>
            </w:r>
          </w:p>
        </w:tc>
      </w:tr>
      <w:tr w:rsidR="009B4D3E" w14:paraId="04DB3688" w14:textId="77777777">
        <w:tc>
          <w:tcPr>
            <w:tcW w:w="4320" w:type="dxa"/>
          </w:tcPr>
          <w:p w14:paraId="2D9E8FA1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36F8E0F7" w14:textId="77777777" w:rsidR="009B4D3E" w:rsidRDefault="00000000">
            <w:r>
              <w:t xml:space="preserve">El </w:t>
            </w:r>
            <w:proofErr w:type="spellStart"/>
            <w:r>
              <w:t>coordinador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9B4D3E" w:rsidRPr="003F63AA" w14:paraId="17E00C65" w14:textId="77777777">
        <w:tc>
          <w:tcPr>
            <w:tcW w:w="4320" w:type="dxa"/>
          </w:tcPr>
          <w:p w14:paraId="68C7A7DE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4E7FCCC9" w14:textId="77777777" w:rsidR="009B4D3E" w:rsidRPr="00007B12" w:rsidRDefault="00000000">
            <w:pPr>
              <w:rPr>
                <w:lang w:val="es-MX"/>
                <w:rPrChange w:id="34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41" w:author="Francisco Javier Guzman Villegas" w:date="2026-03-02T23:57:00Z" w16du:dateUtc="2026-03-03T04:57:00Z">
                  <w:rPr/>
                </w:rPrChange>
              </w:rPr>
              <w:t>1. El coordinador ingresa al “Tablero”.</w:t>
            </w:r>
            <w:r w:rsidRPr="00007B12">
              <w:rPr>
                <w:lang w:val="es-MX"/>
                <w:rPrChange w:id="342" w:author="Francisco Javier Guzman Villegas" w:date="2026-03-02T23:57:00Z" w16du:dateUtc="2026-03-03T04:57:00Z">
                  <w:rPr/>
                </w:rPrChange>
              </w:rPr>
              <w:br/>
              <w:t>2. El sistema muestra las zonas con su estado de cobertura (cubierta / por iniciar / sin cobertura).</w:t>
            </w:r>
            <w:r w:rsidRPr="00007B12">
              <w:rPr>
                <w:lang w:val="es-MX"/>
                <w:rPrChange w:id="343" w:author="Francisco Javier Guzman Villegas" w:date="2026-03-02T23:57:00Z" w16du:dateUtc="2026-03-03T04:57:00Z">
                  <w:rPr/>
                </w:rPrChange>
              </w:rPr>
              <w:br/>
              <w:t>3. El coordinador selecciona una zona para ver el turno asociado y el docente asignado.</w:t>
            </w:r>
          </w:p>
        </w:tc>
      </w:tr>
      <w:tr w:rsidR="009B4D3E" w:rsidRPr="003F63AA" w14:paraId="6A7E1CFB" w14:textId="77777777">
        <w:tc>
          <w:tcPr>
            <w:tcW w:w="4320" w:type="dxa"/>
          </w:tcPr>
          <w:p w14:paraId="09483C36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333A9BF7" w14:textId="77777777" w:rsidR="009B4D3E" w:rsidRPr="00007B12" w:rsidRDefault="00000000">
            <w:pPr>
              <w:rPr>
                <w:lang w:val="es-MX"/>
                <w:rPrChange w:id="34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45" w:author="Francisco Javier Guzman Villegas" w:date="2026-03-02T23:57:00Z" w16du:dateUtc="2026-03-03T04:57:00Z">
                  <w:rPr/>
                </w:rPrChange>
              </w:rPr>
              <w:t>A1. Si no existen turnos activos en la franja, el sistema muestra “Sin turnos activos” y permite cambiar franja.</w:t>
            </w:r>
          </w:p>
        </w:tc>
      </w:tr>
      <w:tr w:rsidR="009B4D3E" w:rsidRPr="003F63AA" w14:paraId="63CB0047" w14:textId="77777777">
        <w:tc>
          <w:tcPr>
            <w:tcW w:w="4320" w:type="dxa"/>
          </w:tcPr>
          <w:p w14:paraId="032AC99D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1B854C40" w14:textId="77777777" w:rsidR="009B4D3E" w:rsidRPr="00007B12" w:rsidRDefault="00000000">
            <w:pPr>
              <w:rPr>
                <w:lang w:val="es-MX"/>
                <w:rPrChange w:id="34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47" w:author="Francisco Javier Guzman Villegas" w:date="2026-03-02T23:57:00Z" w16du:dateUtc="2026-03-03T04:57:00Z">
                  <w:rPr/>
                </w:rPrChange>
              </w:rPr>
              <w:t>El coordinador tiene visibilidad del estado operativo.</w:t>
            </w:r>
          </w:p>
        </w:tc>
      </w:tr>
      <w:tr w:rsidR="009B4D3E" w:rsidRPr="003F63AA" w14:paraId="53CADEE2" w14:textId="77777777">
        <w:tc>
          <w:tcPr>
            <w:tcW w:w="4320" w:type="dxa"/>
          </w:tcPr>
          <w:p w14:paraId="7DD68A24" w14:textId="77777777" w:rsidR="009B4D3E" w:rsidRPr="00007B12" w:rsidRDefault="00000000">
            <w:pPr>
              <w:rPr>
                <w:lang w:val="es-MX"/>
                <w:rPrChange w:id="34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49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350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2A7E8BED" w14:textId="77777777" w:rsidR="009B4D3E" w:rsidRPr="00007B12" w:rsidRDefault="00000000">
            <w:pPr>
              <w:rPr>
                <w:lang w:val="es-MX"/>
                <w:rPrChange w:id="35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52" w:author="Francisco Javier Guzman Villegas" w:date="2026-03-02T23:57:00Z" w16du:dateUtc="2026-03-03T04:57:00Z">
                  <w:rPr/>
                </w:rPrChange>
              </w:rPr>
              <w:t>Dado: Que existen turnos en la franja actual</w:t>
            </w:r>
            <w:r w:rsidRPr="00007B12">
              <w:rPr>
                <w:lang w:val="es-MX"/>
                <w:rPrChange w:id="353" w:author="Francisco Javier Guzman Villegas" w:date="2026-03-02T23:57:00Z" w16du:dateUtc="2026-03-03T04:57:00Z">
                  <w:rPr/>
                </w:rPrChange>
              </w:rPr>
              <w:br/>
              <w:t>Cuando: El coordinador abre el tablero</w:t>
            </w:r>
            <w:r w:rsidRPr="00007B12">
              <w:rPr>
                <w:lang w:val="es-MX"/>
                <w:rPrChange w:id="354" w:author="Francisco Javier Guzman Villegas" w:date="2026-03-02T23:57:00Z" w16du:dateUtc="2026-03-03T04:57:00Z">
                  <w:rPr/>
                </w:rPrChange>
              </w:rPr>
              <w:br/>
              <w:t>Entonces: El sistema muestra el estado de cobertura por zona</w:t>
            </w:r>
          </w:p>
        </w:tc>
      </w:tr>
      <w:tr w:rsidR="009B4D3E" w:rsidRPr="003F63AA" w14:paraId="254F3190" w14:textId="77777777">
        <w:tc>
          <w:tcPr>
            <w:tcW w:w="4320" w:type="dxa"/>
          </w:tcPr>
          <w:p w14:paraId="28D57180" w14:textId="77777777" w:rsidR="009B4D3E" w:rsidRPr="00007B12" w:rsidRDefault="00000000">
            <w:pPr>
              <w:rPr>
                <w:lang w:val="es-MX"/>
                <w:rPrChange w:id="35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56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357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1F6FF679" w14:textId="77777777" w:rsidR="009B4D3E" w:rsidRPr="00007B12" w:rsidRDefault="00000000">
            <w:pPr>
              <w:rPr>
                <w:lang w:val="es-MX"/>
                <w:rPrChange w:id="35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59" w:author="Francisco Javier Guzman Villegas" w:date="2026-03-02T23:57:00Z" w16du:dateUtc="2026-03-03T04:57:00Z">
                  <w:rPr/>
                </w:rPrChange>
              </w:rPr>
              <w:t>Dado: Que el coordinador no tiene permisos de tablero</w:t>
            </w:r>
            <w:r w:rsidRPr="00007B12">
              <w:rPr>
                <w:lang w:val="es-MX"/>
                <w:rPrChange w:id="360" w:author="Francisco Javier Guzman Villegas" w:date="2026-03-02T23:57:00Z" w16du:dateUtc="2026-03-03T04:57:00Z">
                  <w:rPr/>
                </w:rPrChange>
              </w:rPr>
              <w:br/>
              <w:t>Cuando: Intenta acceder</w:t>
            </w:r>
            <w:r w:rsidRPr="00007B12">
              <w:rPr>
                <w:lang w:val="es-MX"/>
                <w:rPrChange w:id="361" w:author="Francisco Javier Guzman Villegas" w:date="2026-03-02T23:57:00Z" w16du:dateUtc="2026-03-03T04:57:00Z">
                  <w:rPr/>
                </w:rPrChange>
              </w:rPr>
              <w:br/>
              <w:t>Entonces: El sistema bloquea el acceso e informa falta de autorización</w:t>
            </w:r>
          </w:p>
        </w:tc>
      </w:tr>
    </w:tbl>
    <w:p w14:paraId="6A2D1E3A" w14:textId="77777777" w:rsidR="009B4D3E" w:rsidRPr="00007B12" w:rsidRDefault="009B4D3E">
      <w:pPr>
        <w:rPr>
          <w:lang w:val="es-MX"/>
          <w:rPrChange w:id="362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:rsidRPr="003F63AA" w14:paraId="5B59ED18" w14:textId="77777777">
        <w:tc>
          <w:tcPr>
            <w:tcW w:w="4320" w:type="dxa"/>
          </w:tcPr>
          <w:p w14:paraId="5FED8AC2" w14:textId="77777777" w:rsidR="009B4D3E" w:rsidRDefault="00000000">
            <w:r>
              <w:t>UC-010</w:t>
            </w:r>
          </w:p>
        </w:tc>
        <w:tc>
          <w:tcPr>
            <w:tcW w:w="4320" w:type="dxa"/>
          </w:tcPr>
          <w:p w14:paraId="36F11FB3" w14:textId="77777777" w:rsidR="009B4D3E" w:rsidRPr="00007B12" w:rsidRDefault="00000000">
            <w:pPr>
              <w:rPr>
                <w:lang w:val="es-MX"/>
                <w:rPrChange w:id="36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64" w:author="Francisco Javier Guzman Villegas" w:date="2026-03-02T23:57:00Z" w16du:dateUtc="2026-03-03T04:57:00Z">
                  <w:rPr/>
                </w:rPrChange>
              </w:rPr>
              <w:t>Reasignar turno para cubrir una zona</w:t>
            </w:r>
          </w:p>
        </w:tc>
      </w:tr>
      <w:tr w:rsidR="009B4D3E" w:rsidRPr="003F63AA" w14:paraId="0446C370" w14:textId="77777777">
        <w:tc>
          <w:tcPr>
            <w:tcW w:w="4320" w:type="dxa"/>
          </w:tcPr>
          <w:p w14:paraId="23E98E1B" w14:textId="77777777" w:rsidR="009B4D3E" w:rsidRDefault="00000000">
            <w:proofErr w:type="spellStart"/>
            <w:r>
              <w:lastRenderedPageBreak/>
              <w:t>Actores</w:t>
            </w:r>
            <w:proofErr w:type="spellEnd"/>
          </w:p>
        </w:tc>
        <w:tc>
          <w:tcPr>
            <w:tcW w:w="4320" w:type="dxa"/>
          </w:tcPr>
          <w:p w14:paraId="51FD7A39" w14:textId="77777777" w:rsidR="009B4D3E" w:rsidRPr="00007B12" w:rsidRDefault="00000000">
            <w:pPr>
              <w:rPr>
                <w:lang w:val="es-MX"/>
                <w:rPrChange w:id="36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66" w:author="Francisco Javier Guzman Villegas" w:date="2026-03-02T23:57:00Z" w16du:dateUtc="2026-03-03T04:57:00Z">
                  <w:rPr/>
                </w:rPrChange>
              </w:rPr>
              <w:t>Principal: Coordinador de nivel</w:t>
            </w:r>
            <w:r w:rsidRPr="00007B12">
              <w:rPr>
                <w:lang w:val="es-MX"/>
                <w:rPrChange w:id="367" w:author="Francisco Javier Guzman Villegas" w:date="2026-03-02T23:57:00Z" w16du:dateUtc="2026-03-03T04:57:00Z">
                  <w:rPr/>
                </w:rPrChange>
              </w:rPr>
              <w:br/>
              <w:t>Secundarios: Docente candidato a reemplazo</w:t>
            </w:r>
          </w:p>
        </w:tc>
      </w:tr>
      <w:tr w:rsidR="009B4D3E" w:rsidRPr="003F63AA" w14:paraId="66D60F35" w14:textId="77777777">
        <w:tc>
          <w:tcPr>
            <w:tcW w:w="4320" w:type="dxa"/>
          </w:tcPr>
          <w:p w14:paraId="29C4544A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6BE261FD" w14:textId="77777777" w:rsidR="009B4D3E" w:rsidRPr="00007B12" w:rsidRDefault="00000000">
            <w:pPr>
              <w:rPr>
                <w:lang w:val="es-MX"/>
                <w:rPrChange w:id="36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69" w:author="Francisco Javier Guzman Villegas" w:date="2026-03-02T23:57:00Z" w16du:dateUtc="2026-03-03T04:57:00Z">
                  <w:rPr/>
                </w:rPrChange>
              </w:rPr>
              <w:t>Yo: como coordinador de nivel</w:t>
            </w:r>
            <w:r w:rsidRPr="00007B12">
              <w:rPr>
                <w:lang w:val="es-MX"/>
                <w:rPrChange w:id="370" w:author="Francisco Javier Guzman Villegas" w:date="2026-03-02T23:57:00Z" w16du:dateUtc="2026-03-03T04:57:00Z">
                  <w:rPr/>
                </w:rPrChange>
              </w:rPr>
              <w:br/>
              <w:t>Quiero: reasignar un turno a otro docente</w:t>
            </w:r>
            <w:r w:rsidRPr="00007B12">
              <w:rPr>
                <w:lang w:val="es-MX"/>
                <w:rPrChange w:id="371" w:author="Francisco Javier Guzman Villegas" w:date="2026-03-02T23:57:00Z" w16du:dateUtc="2026-03-03T04:57:00Z">
                  <w:rPr/>
                </w:rPrChange>
              </w:rPr>
              <w:br/>
              <w:t>Para: restablecer la cobertura de una zona</w:t>
            </w:r>
          </w:p>
        </w:tc>
      </w:tr>
      <w:tr w:rsidR="009B4D3E" w:rsidRPr="003F63AA" w14:paraId="23B9B67C" w14:textId="77777777">
        <w:tc>
          <w:tcPr>
            <w:tcW w:w="4320" w:type="dxa"/>
          </w:tcPr>
          <w:p w14:paraId="3D125E76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04BEB887" w14:textId="77777777" w:rsidR="009B4D3E" w:rsidRPr="00007B12" w:rsidRDefault="00000000">
            <w:pPr>
              <w:rPr>
                <w:lang w:val="es-MX"/>
                <w:rPrChange w:id="37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73" w:author="Francisco Javier Guzman Villegas" w:date="2026-03-02T23:57:00Z" w16du:dateUtc="2026-03-03T04:57:00Z">
                  <w:rPr/>
                </w:rPrChange>
              </w:rPr>
              <w:t>Existe un turno sin cobertura o una solicitud de reemplazo registrada.</w:t>
            </w:r>
          </w:p>
        </w:tc>
      </w:tr>
      <w:tr w:rsidR="009B4D3E" w14:paraId="45B9F8CE" w14:textId="77777777">
        <w:tc>
          <w:tcPr>
            <w:tcW w:w="4320" w:type="dxa"/>
          </w:tcPr>
          <w:p w14:paraId="269A89AA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11A017B3" w14:textId="77777777" w:rsidR="009B4D3E" w:rsidRDefault="00000000">
            <w:r w:rsidRPr="00007B12">
              <w:rPr>
                <w:lang w:val="es-MX"/>
                <w:rPrChange w:id="374" w:author="Francisco Javier Guzman Villegas" w:date="2026-03-02T23:57:00Z" w16du:dateUtc="2026-03-03T04:57:00Z">
                  <w:rPr/>
                </w:rPrChange>
              </w:rPr>
              <w:t>1. El coordinador selecciona una zona/turno sin cobertura (desde el tablero o desde una solicitud).</w:t>
            </w:r>
            <w:r w:rsidRPr="00007B12">
              <w:rPr>
                <w:lang w:val="es-MX"/>
                <w:rPrChange w:id="375" w:author="Francisco Javier Guzman Villegas" w:date="2026-03-02T23:57:00Z" w16du:dateUtc="2026-03-03T04:57:00Z">
                  <w:rPr/>
                </w:rPrChange>
              </w:rPr>
              <w:br/>
              <w:t>2. El sistema muestra una lista de docentes disponibles.</w:t>
            </w:r>
            <w:r w:rsidRPr="00007B12">
              <w:rPr>
                <w:lang w:val="es-MX"/>
                <w:rPrChange w:id="376" w:author="Francisco Javier Guzman Villegas" w:date="2026-03-02T23:57:00Z" w16du:dateUtc="2026-03-03T04:57:00Z">
                  <w:rPr/>
                </w:rPrChange>
              </w:rPr>
              <w:br/>
              <w:t>3. El coordinador selecciona un docente y confirma la reasignación.</w:t>
            </w:r>
            <w:r w:rsidRPr="00007B12">
              <w:rPr>
                <w:lang w:val="es-MX"/>
                <w:rPrChange w:id="377" w:author="Francisco Javier Guzman Villegas" w:date="2026-03-02T23:57:00Z" w16du:dateUtc="2026-03-03T04:57:00Z">
                  <w:rPr/>
                </w:rPrChange>
              </w:rPr>
              <w:br/>
              <w:t>4. El sistema registra la reasignación, notifica al docente asignado y muestra confirmación al coordinador.</w:t>
            </w:r>
            <w:r w:rsidRPr="00007B12">
              <w:rPr>
                <w:lang w:val="es-MX"/>
                <w:rPrChange w:id="378" w:author="Francisco Javier Guzman Villegas" w:date="2026-03-02T23:57:00Z" w16du:dateUtc="2026-03-03T04:57:00Z">
                  <w:rPr/>
                </w:rPrChange>
              </w:rPr>
              <w:br/>
            </w:r>
            <w:r>
              <w:t xml:space="preserve">5.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actualiza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del </w:t>
            </w:r>
            <w:proofErr w:type="spellStart"/>
            <w:r>
              <w:t>tablero</w:t>
            </w:r>
            <w:proofErr w:type="spellEnd"/>
            <w:r>
              <w:t>.</w:t>
            </w:r>
          </w:p>
        </w:tc>
      </w:tr>
      <w:tr w:rsidR="009B4D3E" w:rsidRPr="003F63AA" w14:paraId="5603DA2E" w14:textId="77777777">
        <w:tc>
          <w:tcPr>
            <w:tcW w:w="4320" w:type="dxa"/>
          </w:tcPr>
          <w:p w14:paraId="0A8ADB52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0C0C7C29" w14:textId="77777777" w:rsidR="009B4D3E" w:rsidRPr="00007B12" w:rsidRDefault="00000000">
            <w:pPr>
              <w:rPr>
                <w:lang w:val="es-MX"/>
                <w:rPrChange w:id="37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80" w:author="Francisco Javier Guzman Villegas" w:date="2026-03-02T23:57:00Z" w16du:dateUtc="2026-03-03T04:57:00Z">
                  <w:rPr/>
                </w:rPrChange>
              </w:rPr>
              <w:t>A1. Si el coordinador selecciona un docente no disponible, el sistema informa y solicita seleccionar otro.</w:t>
            </w:r>
            <w:r w:rsidRPr="00007B12">
              <w:rPr>
                <w:lang w:val="es-MX"/>
                <w:rPrChange w:id="381" w:author="Francisco Javier Guzman Villegas" w:date="2026-03-02T23:57:00Z" w16du:dateUtc="2026-03-03T04:57:00Z">
                  <w:rPr/>
                </w:rPrChange>
              </w:rPr>
              <w:br/>
              <w:t>A2. Si no hay docentes disponibles, el sistema informa “Sin disponibilidad” y permite reintentar.</w:t>
            </w:r>
          </w:p>
        </w:tc>
      </w:tr>
      <w:tr w:rsidR="009B4D3E" w:rsidRPr="003F63AA" w14:paraId="7C6D4DF3" w14:textId="77777777">
        <w:tc>
          <w:tcPr>
            <w:tcW w:w="4320" w:type="dxa"/>
          </w:tcPr>
          <w:p w14:paraId="6CD5F3C5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66F5BD55" w14:textId="77777777" w:rsidR="009B4D3E" w:rsidRPr="00007B12" w:rsidRDefault="00000000">
            <w:pPr>
              <w:rPr>
                <w:lang w:val="es-MX"/>
                <w:rPrChange w:id="38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83" w:author="Francisco Javier Guzman Villegas" w:date="2026-03-02T23:57:00Z" w16du:dateUtc="2026-03-03T04:57:00Z">
                  <w:rPr/>
                </w:rPrChange>
              </w:rPr>
              <w:t>El turno queda reasignado y visible en el tablero.</w:t>
            </w:r>
          </w:p>
        </w:tc>
      </w:tr>
      <w:tr w:rsidR="009B4D3E" w:rsidRPr="003F63AA" w14:paraId="3562C0B8" w14:textId="77777777">
        <w:tc>
          <w:tcPr>
            <w:tcW w:w="4320" w:type="dxa"/>
          </w:tcPr>
          <w:p w14:paraId="08546EF3" w14:textId="77777777" w:rsidR="009B4D3E" w:rsidRPr="00007B12" w:rsidRDefault="00000000">
            <w:pPr>
              <w:rPr>
                <w:lang w:val="es-MX"/>
                <w:rPrChange w:id="38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85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386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2A310392" w14:textId="77777777" w:rsidR="009B4D3E" w:rsidRPr="00007B12" w:rsidRDefault="00000000">
            <w:pPr>
              <w:rPr>
                <w:lang w:val="es-MX"/>
                <w:rPrChange w:id="38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88" w:author="Francisco Javier Guzman Villegas" w:date="2026-03-02T23:57:00Z" w16du:dateUtc="2026-03-03T04:57:00Z">
                  <w:rPr/>
                </w:rPrChange>
              </w:rPr>
              <w:t>Dado: Que el coordinador confirma un docente disponible</w:t>
            </w:r>
            <w:r w:rsidRPr="00007B12">
              <w:rPr>
                <w:lang w:val="es-MX"/>
                <w:rPrChange w:id="389" w:author="Francisco Javier Guzman Villegas" w:date="2026-03-02T23:57:00Z" w16du:dateUtc="2026-03-03T04:57:00Z">
                  <w:rPr/>
                </w:rPrChange>
              </w:rPr>
              <w:br/>
              <w:t>Cuando: Realiza la reasignación</w:t>
            </w:r>
            <w:r w:rsidRPr="00007B12">
              <w:rPr>
                <w:lang w:val="es-MX"/>
                <w:rPrChange w:id="390" w:author="Francisco Javier Guzman Villegas" w:date="2026-03-02T23:57:00Z" w16du:dateUtc="2026-03-03T04:57:00Z">
                  <w:rPr/>
                </w:rPrChange>
              </w:rPr>
              <w:br/>
              <w:t>Entonces: El sistema reasigna el turno y notifica al nuevo docente</w:t>
            </w:r>
          </w:p>
        </w:tc>
      </w:tr>
      <w:tr w:rsidR="009B4D3E" w:rsidRPr="003F63AA" w14:paraId="2A425E90" w14:textId="77777777">
        <w:tc>
          <w:tcPr>
            <w:tcW w:w="4320" w:type="dxa"/>
          </w:tcPr>
          <w:p w14:paraId="28883407" w14:textId="77777777" w:rsidR="009B4D3E" w:rsidRPr="00007B12" w:rsidRDefault="00000000">
            <w:pPr>
              <w:rPr>
                <w:lang w:val="es-MX"/>
                <w:rPrChange w:id="39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92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393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0C40BA93" w14:textId="77777777" w:rsidR="009B4D3E" w:rsidRPr="00007B12" w:rsidRDefault="00000000">
            <w:pPr>
              <w:rPr>
                <w:lang w:val="es-MX"/>
                <w:rPrChange w:id="39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395" w:author="Francisco Javier Guzman Villegas" w:date="2026-03-02T23:57:00Z" w16du:dateUtc="2026-03-03T04:57:00Z">
                  <w:rPr/>
                </w:rPrChange>
              </w:rPr>
              <w:t>Dado: Que no existen docentes disponibles</w:t>
            </w:r>
            <w:r w:rsidRPr="00007B12">
              <w:rPr>
                <w:lang w:val="es-MX"/>
                <w:rPrChange w:id="396" w:author="Francisco Javier Guzman Villegas" w:date="2026-03-02T23:57:00Z" w16du:dateUtc="2026-03-03T04:57:00Z">
                  <w:rPr/>
                </w:rPrChange>
              </w:rPr>
              <w:br/>
              <w:t>Cuando: El coordinador intenta reasignar</w:t>
            </w:r>
            <w:r w:rsidRPr="00007B12">
              <w:rPr>
                <w:lang w:val="es-MX"/>
                <w:rPrChange w:id="397" w:author="Francisco Javier Guzman Villegas" w:date="2026-03-02T23:57:00Z" w16du:dateUtc="2026-03-03T04:57:00Z">
                  <w:rPr/>
                </w:rPrChange>
              </w:rPr>
              <w:br/>
              <w:t>Entonces: El sistema informa que no hay disponibilidad y no reasigna</w:t>
            </w:r>
          </w:p>
        </w:tc>
      </w:tr>
    </w:tbl>
    <w:p w14:paraId="4F3286E3" w14:textId="77777777" w:rsidR="009B4D3E" w:rsidRPr="00007B12" w:rsidRDefault="009B4D3E">
      <w:pPr>
        <w:rPr>
          <w:lang w:val="es-MX"/>
          <w:rPrChange w:id="398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:rsidRPr="003F63AA" w14:paraId="0E4A247A" w14:textId="77777777">
        <w:tc>
          <w:tcPr>
            <w:tcW w:w="4320" w:type="dxa"/>
          </w:tcPr>
          <w:p w14:paraId="606DA4BB" w14:textId="77777777" w:rsidR="009B4D3E" w:rsidRDefault="00000000">
            <w:r>
              <w:t>UC-011</w:t>
            </w:r>
          </w:p>
        </w:tc>
        <w:tc>
          <w:tcPr>
            <w:tcW w:w="4320" w:type="dxa"/>
          </w:tcPr>
          <w:p w14:paraId="695573D8" w14:textId="77777777" w:rsidR="009B4D3E" w:rsidRPr="00007B12" w:rsidRDefault="00000000">
            <w:pPr>
              <w:rPr>
                <w:lang w:val="es-MX"/>
                <w:rPrChange w:id="39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00" w:author="Francisco Javier Guzman Villegas" w:date="2026-03-02T23:57:00Z" w16du:dateUtc="2026-03-03T04:57:00Z">
                  <w:rPr/>
                </w:rPrChange>
              </w:rPr>
              <w:t>Consultar detalle de cobertura de una zona</w:t>
            </w:r>
          </w:p>
        </w:tc>
      </w:tr>
      <w:tr w:rsidR="009B4D3E" w:rsidRPr="003F63AA" w14:paraId="730D54B6" w14:textId="77777777">
        <w:tc>
          <w:tcPr>
            <w:tcW w:w="4320" w:type="dxa"/>
          </w:tcPr>
          <w:p w14:paraId="4D660B3A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5EC97EAB" w14:textId="77777777" w:rsidR="009B4D3E" w:rsidRPr="00007B12" w:rsidRDefault="00000000">
            <w:pPr>
              <w:rPr>
                <w:lang w:val="es-MX"/>
                <w:rPrChange w:id="40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02" w:author="Francisco Javier Guzman Villegas" w:date="2026-03-02T23:57:00Z" w16du:dateUtc="2026-03-03T04:57:00Z">
                  <w:rPr/>
                </w:rPrChange>
              </w:rPr>
              <w:t>Principal: Coordinador de nivel</w:t>
            </w:r>
            <w:r w:rsidRPr="00007B12">
              <w:rPr>
                <w:lang w:val="es-MX"/>
                <w:rPrChange w:id="403" w:author="Francisco Javier Guzman Villegas" w:date="2026-03-02T23:57:00Z" w16du:dateUtc="2026-03-03T04:57:00Z">
                  <w:rPr/>
                </w:rPrChange>
              </w:rPr>
              <w:br/>
              <w:t>Secundarios: —</w:t>
            </w:r>
          </w:p>
        </w:tc>
      </w:tr>
      <w:tr w:rsidR="009B4D3E" w:rsidRPr="003F63AA" w14:paraId="40BF5371" w14:textId="77777777">
        <w:tc>
          <w:tcPr>
            <w:tcW w:w="4320" w:type="dxa"/>
          </w:tcPr>
          <w:p w14:paraId="6177CE37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4C2EF6CF" w14:textId="77777777" w:rsidR="009B4D3E" w:rsidRPr="00007B12" w:rsidRDefault="00000000">
            <w:pPr>
              <w:rPr>
                <w:lang w:val="es-MX"/>
                <w:rPrChange w:id="40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05" w:author="Francisco Javier Guzman Villegas" w:date="2026-03-02T23:57:00Z" w16du:dateUtc="2026-03-03T04:57:00Z">
                  <w:rPr/>
                </w:rPrChange>
              </w:rPr>
              <w:t>Yo: como coordinador de nivel</w:t>
            </w:r>
            <w:r w:rsidRPr="00007B12">
              <w:rPr>
                <w:lang w:val="es-MX"/>
                <w:rPrChange w:id="406" w:author="Francisco Javier Guzman Villegas" w:date="2026-03-02T23:57:00Z" w16du:dateUtc="2026-03-03T04:57:00Z">
                  <w:rPr/>
                </w:rPrChange>
              </w:rPr>
              <w:br/>
              <w:t>Quiero: consultar el detalle de una zona</w:t>
            </w:r>
            <w:r w:rsidRPr="00007B12">
              <w:rPr>
                <w:lang w:val="es-MX"/>
                <w:rPrChange w:id="407" w:author="Francisco Javier Guzman Villegas" w:date="2026-03-02T23:57:00Z" w16du:dateUtc="2026-03-03T04:57:00Z">
                  <w:rPr/>
                </w:rPrChange>
              </w:rPr>
              <w:br/>
              <w:t>Para: ver quién está asignado y qué registros ha realizado</w:t>
            </w:r>
          </w:p>
        </w:tc>
      </w:tr>
      <w:tr w:rsidR="009B4D3E" w:rsidRPr="003F63AA" w14:paraId="22F8E96D" w14:textId="77777777">
        <w:tc>
          <w:tcPr>
            <w:tcW w:w="4320" w:type="dxa"/>
          </w:tcPr>
          <w:p w14:paraId="06F0F3A4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64BF8908" w14:textId="77777777" w:rsidR="009B4D3E" w:rsidRPr="00007B12" w:rsidRDefault="00000000">
            <w:pPr>
              <w:rPr>
                <w:lang w:val="es-MX"/>
                <w:rPrChange w:id="40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09" w:author="Francisco Javier Guzman Villegas" w:date="2026-03-02T23:57:00Z" w16du:dateUtc="2026-03-03T04:57:00Z">
                  <w:rPr/>
                </w:rPrChange>
              </w:rPr>
              <w:t>El coordinador está autenticado y hay turnos publicados.</w:t>
            </w:r>
          </w:p>
        </w:tc>
      </w:tr>
      <w:tr w:rsidR="009B4D3E" w:rsidRPr="003F63AA" w14:paraId="4F868C67" w14:textId="77777777">
        <w:tc>
          <w:tcPr>
            <w:tcW w:w="4320" w:type="dxa"/>
          </w:tcPr>
          <w:p w14:paraId="421FB531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5576F44A" w14:textId="77777777" w:rsidR="009B4D3E" w:rsidRPr="00007B12" w:rsidRDefault="00000000">
            <w:pPr>
              <w:rPr>
                <w:lang w:val="es-MX"/>
                <w:rPrChange w:id="41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11" w:author="Francisco Javier Guzman Villegas" w:date="2026-03-02T23:57:00Z" w16du:dateUtc="2026-03-03T04:57:00Z">
                  <w:rPr/>
                </w:rPrChange>
              </w:rPr>
              <w:t>1. El coordinador selecciona una zona en el tablero.</w:t>
            </w:r>
            <w:r w:rsidRPr="00007B12">
              <w:rPr>
                <w:lang w:val="es-MX"/>
                <w:rPrChange w:id="412" w:author="Francisco Javier Guzman Villegas" w:date="2026-03-02T23:57:00Z" w16du:dateUtc="2026-03-03T04:57:00Z">
                  <w:rPr/>
                </w:rPrChange>
              </w:rPr>
              <w:br/>
            </w:r>
            <w:r w:rsidRPr="00007B12">
              <w:rPr>
                <w:lang w:val="es-MX"/>
                <w:rPrChange w:id="413" w:author="Francisco Javier Guzman Villegas" w:date="2026-03-02T23:57:00Z" w16du:dateUtc="2026-03-03T04:57:00Z">
                  <w:rPr/>
                </w:rPrChange>
              </w:rPr>
              <w:lastRenderedPageBreak/>
              <w:t>2. El sistema muestra el turno asociado, docente asignado y registros realizados (</w:t>
            </w:r>
            <w:proofErr w:type="spellStart"/>
            <w:r w:rsidRPr="00007B12">
              <w:rPr>
                <w:lang w:val="es-MX"/>
                <w:rPrChange w:id="414" w:author="Francisco Javier Guzman Villegas" w:date="2026-03-02T23:57:00Z" w16du:dateUtc="2026-03-03T04:57:00Z">
                  <w:rPr/>
                </w:rPrChange>
              </w:rPr>
              <w:t>check</w:t>
            </w:r>
            <w:proofErr w:type="spellEnd"/>
            <w:r w:rsidRPr="00007B12">
              <w:rPr>
                <w:lang w:val="es-MX"/>
                <w:rPrChange w:id="415" w:author="Francisco Javier Guzman Villegas" w:date="2026-03-02T23:57:00Z" w16du:dateUtc="2026-03-03T04:57:00Z">
                  <w:rPr/>
                </w:rPrChange>
              </w:rPr>
              <w:t>-in y recorridos).</w:t>
            </w:r>
            <w:r w:rsidRPr="00007B12">
              <w:rPr>
                <w:lang w:val="es-MX"/>
                <w:rPrChange w:id="416" w:author="Francisco Javier Guzman Villegas" w:date="2026-03-02T23:57:00Z" w16du:dateUtc="2026-03-03T04:57:00Z">
                  <w:rPr/>
                </w:rPrChange>
              </w:rPr>
              <w:br/>
              <w:t>3. El coordinador regresa al tablero o ejecuta una acción (por ejemplo, reasignar).</w:t>
            </w:r>
          </w:p>
        </w:tc>
      </w:tr>
      <w:tr w:rsidR="009B4D3E" w:rsidRPr="003F63AA" w14:paraId="5A62E4DB" w14:textId="77777777">
        <w:tc>
          <w:tcPr>
            <w:tcW w:w="4320" w:type="dxa"/>
          </w:tcPr>
          <w:p w14:paraId="77C53D3B" w14:textId="77777777" w:rsidR="009B4D3E" w:rsidRDefault="00000000">
            <w:proofErr w:type="spellStart"/>
            <w:r>
              <w:lastRenderedPageBreak/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64CAFD43" w14:textId="77777777" w:rsidR="009B4D3E" w:rsidRPr="00007B12" w:rsidRDefault="00000000">
            <w:pPr>
              <w:rPr>
                <w:lang w:val="es-MX"/>
                <w:rPrChange w:id="41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18" w:author="Francisco Javier Guzman Villegas" w:date="2026-03-02T23:57:00Z" w16du:dateUtc="2026-03-03T04:57:00Z">
                  <w:rPr/>
                </w:rPrChange>
              </w:rPr>
              <w:t>A1. Si no hay registros aún, el sistema lo indica y muestra la información disponible del turno.</w:t>
            </w:r>
          </w:p>
        </w:tc>
      </w:tr>
      <w:tr w:rsidR="009B4D3E" w:rsidRPr="003F63AA" w14:paraId="21842D93" w14:textId="77777777">
        <w:tc>
          <w:tcPr>
            <w:tcW w:w="4320" w:type="dxa"/>
          </w:tcPr>
          <w:p w14:paraId="1EF28685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591F5170" w14:textId="77777777" w:rsidR="009B4D3E" w:rsidRPr="00007B12" w:rsidRDefault="00000000">
            <w:pPr>
              <w:rPr>
                <w:lang w:val="es-MX"/>
                <w:rPrChange w:id="41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20" w:author="Francisco Javier Guzman Villegas" w:date="2026-03-02T23:57:00Z" w16du:dateUtc="2026-03-03T04:57:00Z">
                  <w:rPr/>
                </w:rPrChange>
              </w:rPr>
              <w:t>El coordinador visualiza el detalle operativo de la zona.</w:t>
            </w:r>
          </w:p>
        </w:tc>
      </w:tr>
      <w:tr w:rsidR="009B4D3E" w:rsidRPr="003F63AA" w14:paraId="74B1A28B" w14:textId="77777777">
        <w:tc>
          <w:tcPr>
            <w:tcW w:w="4320" w:type="dxa"/>
          </w:tcPr>
          <w:p w14:paraId="66D52BDA" w14:textId="77777777" w:rsidR="009B4D3E" w:rsidRPr="00007B12" w:rsidRDefault="00000000">
            <w:pPr>
              <w:rPr>
                <w:lang w:val="es-MX"/>
                <w:rPrChange w:id="42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22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423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1B004707" w14:textId="77777777" w:rsidR="009B4D3E" w:rsidRPr="00007B12" w:rsidRDefault="00000000">
            <w:pPr>
              <w:rPr>
                <w:lang w:val="es-MX"/>
                <w:rPrChange w:id="42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25" w:author="Francisco Javier Guzman Villegas" w:date="2026-03-02T23:57:00Z" w16du:dateUtc="2026-03-03T04:57:00Z">
                  <w:rPr/>
                </w:rPrChange>
              </w:rPr>
              <w:t>Dado: Que el coordinador selecciona una zona</w:t>
            </w:r>
            <w:r w:rsidRPr="00007B12">
              <w:rPr>
                <w:lang w:val="es-MX"/>
                <w:rPrChange w:id="426" w:author="Francisco Javier Guzman Villegas" w:date="2026-03-02T23:57:00Z" w16du:dateUtc="2026-03-03T04:57:00Z">
                  <w:rPr/>
                </w:rPrChange>
              </w:rPr>
              <w:br/>
              <w:t>Cuando: Abre el detalle</w:t>
            </w:r>
            <w:r w:rsidRPr="00007B12">
              <w:rPr>
                <w:lang w:val="es-MX"/>
                <w:rPrChange w:id="427" w:author="Francisco Javier Guzman Villegas" w:date="2026-03-02T23:57:00Z" w16du:dateUtc="2026-03-03T04:57:00Z">
                  <w:rPr/>
                </w:rPrChange>
              </w:rPr>
              <w:br/>
              <w:t>Entonces: El sistema muestra el turno, el docente y los registros asociados</w:t>
            </w:r>
          </w:p>
        </w:tc>
      </w:tr>
      <w:tr w:rsidR="009B4D3E" w:rsidRPr="003F63AA" w14:paraId="2EFA3A5E" w14:textId="77777777">
        <w:tc>
          <w:tcPr>
            <w:tcW w:w="4320" w:type="dxa"/>
          </w:tcPr>
          <w:p w14:paraId="5DB5A7E1" w14:textId="77777777" w:rsidR="009B4D3E" w:rsidRPr="00007B12" w:rsidRDefault="00000000">
            <w:pPr>
              <w:rPr>
                <w:lang w:val="es-MX"/>
                <w:rPrChange w:id="42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29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430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1CF64678" w14:textId="77777777" w:rsidR="009B4D3E" w:rsidRPr="00007B12" w:rsidRDefault="00000000">
            <w:pPr>
              <w:rPr>
                <w:lang w:val="es-MX"/>
                <w:rPrChange w:id="43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32" w:author="Francisco Javier Guzman Villegas" w:date="2026-03-02T23:57:00Z" w16du:dateUtc="2026-03-03T04:57:00Z">
                  <w:rPr/>
                </w:rPrChange>
              </w:rPr>
              <w:t>Dado: Que la zona no tiene turnos asignados</w:t>
            </w:r>
            <w:r w:rsidRPr="00007B12">
              <w:rPr>
                <w:lang w:val="es-MX"/>
                <w:rPrChange w:id="433" w:author="Francisco Javier Guzman Villegas" w:date="2026-03-02T23:57:00Z" w16du:dateUtc="2026-03-03T04:57:00Z">
                  <w:rPr/>
                </w:rPrChange>
              </w:rPr>
              <w:br/>
              <w:t>Cuando: El coordinador abre el detalle</w:t>
            </w:r>
            <w:r w:rsidRPr="00007B12">
              <w:rPr>
                <w:lang w:val="es-MX"/>
                <w:rPrChange w:id="434" w:author="Francisco Javier Guzman Villegas" w:date="2026-03-02T23:57:00Z" w16du:dateUtc="2026-03-03T04:57:00Z">
                  <w:rPr/>
                </w:rPrChange>
              </w:rPr>
              <w:br/>
              <w:t>Entonces: El sistema informa “Sin turno asignado” para esa zona</w:t>
            </w:r>
          </w:p>
        </w:tc>
      </w:tr>
    </w:tbl>
    <w:p w14:paraId="509DFAA5" w14:textId="77777777" w:rsidR="009B4D3E" w:rsidRPr="00007B12" w:rsidRDefault="009B4D3E">
      <w:pPr>
        <w:rPr>
          <w:lang w:val="es-MX"/>
          <w:rPrChange w:id="435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14:paraId="172139AC" w14:textId="77777777">
        <w:tc>
          <w:tcPr>
            <w:tcW w:w="4320" w:type="dxa"/>
          </w:tcPr>
          <w:p w14:paraId="57A56541" w14:textId="77777777" w:rsidR="009B4D3E" w:rsidRDefault="00000000">
            <w:r>
              <w:t>UC-012</w:t>
            </w:r>
          </w:p>
        </w:tc>
        <w:tc>
          <w:tcPr>
            <w:tcW w:w="4320" w:type="dxa"/>
          </w:tcPr>
          <w:p w14:paraId="7F2A5C3B" w14:textId="77777777" w:rsidR="009B4D3E" w:rsidRDefault="00000000"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incidentes</w:t>
            </w:r>
            <w:proofErr w:type="spellEnd"/>
            <w:r>
              <w:t xml:space="preserve"> </w:t>
            </w:r>
            <w:proofErr w:type="spellStart"/>
            <w:r>
              <w:t>reportados</w:t>
            </w:r>
            <w:proofErr w:type="spellEnd"/>
          </w:p>
        </w:tc>
      </w:tr>
      <w:tr w:rsidR="009B4D3E" w:rsidRPr="003F63AA" w14:paraId="4FEB0EBF" w14:textId="77777777">
        <w:tc>
          <w:tcPr>
            <w:tcW w:w="4320" w:type="dxa"/>
          </w:tcPr>
          <w:p w14:paraId="70AE473C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68EFBB23" w14:textId="77777777" w:rsidR="009B4D3E" w:rsidRPr="00007B12" w:rsidRDefault="00000000">
            <w:pPr>
              <w:rPr>
                <w:lang w:val="es-MX"/>
                <w:rPrChange w:id="43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37" w:author="Francisco Javier Guzman Villegas" w:date="2026-03-02T23:57:00Z" w16du:dateUtc="2026-03-03T04:57:00Z">
                  <w:rPr/>
                </w:rPrChange>
              </w:rPr>
              <w:t>Principal: Coordinador de nivel</w:t>
            </w:r>
            <w:r w:rsidRPr="00007B12">
              <w:rPr>
                <w:lang w:val="es-MX"/>
                <w:rPrChange w:id="438" w:author="Francisco Javier Guzman Villegas" w:date="2026-03-02T23:57:00Z" w16du:dateUtc="2026-03-03T04:57:00Z">
                  <w:rPr/>
                </w:rPrChange>
              </w:rPr>
              <w:br/>
              <w:t>Secundarios: —</w:t>
            </w:r>
          </w:p>
        </w:tc>
      </w:tr>
      <w:tr w:rsidR="009B4D3E" w:rsidRPr="003F63AA" w14:paraId="225364D7" w14:textId="77777777">
        <w:tc>
          <w:tcPr>
            <w:tcW w:w="4320" w:type="dxa"/>
          </w:tcPr>
          <w:p w14:paraId="07A197D9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5D4B06DE" w14:textId="77777777" w:rsidR="009B4D3E" w:rsidRPr="00007B12" w:rsidRDefault="00000000">
            <w:pPr>
              <w:rPr>
                <w:lang w:val="es-MX"/>
                <w:rPrChange w:id="43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40" w:author="Francisco Javier Guzman Villegas" w:date="2026-03-02T23:57:00Z" w16du:dateUtc="2026-03-03T04:57:00Z">
                  <w:rPr/>
                </w:rPrChange>
              </w:rPr>
              <w:t>Yo: como coordinador de nivel</w:t>
            </w:r>
            <w:r w:rsidRPr="00007B12">
              <w:rPr>
                <w:lang w:val="es-MX"/>
                <w:rPrChange w:id="441" w:author="Francisco Javier Guzman Villegas" w:date="2026-03-02T23:57:00Z" w16du:dateUtc="2026-03-03T04:57:00Z">
                  <w:rPr/>
                </w:rPrChange>
              </w:rPr>
              <w:br/>
              <w:t>Quiero: consultar y dar seguimiento a incidentes reportados</w:t>
            </w:r>
            <w:r w:rsidRPr="00007B12">
              <w:rPr>
                <w:lang w:val="es-MX"/>
                <w:rPrChange w:id="442" w:author="Francisco Javier Guzman Villegas" w:date="2026-03-02T23:57:00Z" w16du:dateUtc="2026-03-03T04:57:00Z">
                  <w:rPr/>
                </w:rPrChange>
              </w:rPr>
              <w:br/>
              <w:t>Para: priorizar la atención y registrar seguimiento</w:t>
            </w:r>
          </w:p>
        </w:tc>
      </w:tr>
      <w:tr w:rsidR="009B4D3E" w14:paraId="2C783418" w14:textId="77777777">
        <w:tc>
          <w:tcPr>
            <w:tcW w:w="4320" w:type="dxa"/>
          </w:tcPr>
          <w:p w14:paraId="74505F0C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4A5B527C" w14:textId="77777777" w:rsidR="009B4D3E" w:rsidRDefault="00000000">
            <w:proofErr w:type="spellStart"/>
            <w:r>
              <w:t>Existen</w:t>
            </w:r>
            <w:proofErr w:type="spellEnd"/>
            <w:r>
              <w:t xml:space="preserve"> </w:t>
            </w:r>
            <w:proofErr w:type="spellStart"/>
            <w:r>
              <w:t>incidentes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  <w:r>
              <w:t>.</w:t>
            </w:r>
          </w:p>
        </w:tc>
      </w:tr>
      <w:tr w:rsidR="009B4D3E" w14:paraId="54FCA30E" w14:textId="77777777">
        <w:tc>
          <w:tcPr>
            <w:tcW w:w="4320" w:type="dxa"/>
          </w:tcPr>
          <w:p w14:paraId="1A73366B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50FB551A" w14:textId="77777777" w:rsidR="009B4D3E" w:rsidRDefault="00000000">
            <w:r w:rsidRPr="00007B12">
              <w:rPr>
                <w:lang w:val="es-MX"/>
                <w:rPrChange w:id="443" w:author="Francisco Javier Guzman Villegas" w:date="2026-03-02T23:57:00Z" w16du:dateUtc="2026-03-03T04:57:00Z">
                  <w:rPr/>
                </w:rPrChange>
              </w:rPr>
              <w:t>1. El coordinador ingresa a “Incidentes”.</w:t>
            </w:r>
            <w:r w:rsidRPr="00007B12">
              <w:rPr>
                <w:lang w:val="es-MX"/>
                <w:rPrChange w:id="444" w:author="Francisco Javier Guzman Villegas" w:date="2026-03-02T23:57:00Z" w16du:dateUtc="2026-03-03T04:57:00Z">
                  <w:rPr/>
                </w:rPrChange>
              </w:rPr>
              <w:br/>
              <w:t>2. El sistema muestra la lista de incidentes con filtros (zona, fecha, tipo, severidad).</w:t>
            </w:r>
            <w:r w:rsidRPr="00007B12">
              <w:rPr>
                <w:lang w:val="es-MX"/>
                <w:rPrChange w:id="445" w:author="Francisco Javier Guzman Villegas" w:date="2026-03-02T23:57:00Z" w16du:dateUtc="2026-03-03T04:57:00Z">
                  <w:rPr/>
                </w:rPrChange>
              </w:rPr>
              <w:br/>
              <w:t>3. El coordinador selecciona un incidente para ver detalle.</w:t>
            </w:r>
            <w:r w:rsidRPr="00007B12">
              <w:rPr>
                <w:lang w:val="es-MX"/>
                <w:rPrChange w:id="446" w:author="Francisco Javier Guzman Villegas" w:date="2026-03-02T23:57:00Z" w16du:dateUtc="2026-03-03T04:57:00Z">
                  <w:rPr/>
                </w:rPrChange>
              </w:rPr>
              <w:br/>
              <w:t>4. El coordinador registra una nota de seguimiento y guarda.</w:t>
            </w:r>
            <w:r w:rsidRPr="00007B12">
              <w:rPr>
                <w:lang w:val="es-MX"/>
                <w:rPrChange w:id="447" w:author="Francisco Javier Guzman Villegas" w:date="2026-03-02T23:57:00Z" w16du:dateUtc="2026-03-03T04:57:00Z">
                  <w:rPr/>
                </w:rPrChange>
              </w:rPr>
              <w:br/>
            </w:r>
            <w:r>
              <w:t xml:space="preserve">5.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del </w:t>
            </w:r>
            <w:proofErr w:type="spellStart"/>
            <w:r>
              <w:t>seguimiento</w:t>
            </w:r>
            <w:proofErr w:type="spellEnd"/>
            <w:r>
              <w:t>.</w:t>
            </w:r>
          </w:p>
        </w:tc>
      </w:tr>
      <w:tr w:rsidR="009B4D3E" w:rsidRPr="003F63AA" w14:paraId="5E87FCAD" w14:textId="77777777">
        <w:tc>
          <w:tcPr>
            <w:tcW w:w="4320" w:type="dxa"/>
          </w:tcPr>
          <w:p w14:paraId="7B083D67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06289926" w14:textId="77777777" w:rsidR="009B4D3E" w:rsidRPr="00007B12" w:rsidRDefault="00000000">
            <w:pPr>
              <w:rPr>
                <w:lang w:val="es-MX"/>
                <w:rPrChange w:id="44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49" w:author="Francisco Javier Guzman Villegas" w:date="2026-03-02T23:57:00Z" w16du:dateUtc="2026-03-03T04:57:00Z">
                  <w:rPr/>
                </w:rPrChange>
              </w:rPr>
              <w:t>A1. Si no hay incidentes en el filtro, el sistema muestra “Sin incidentes”.</w:t>
            </w:r>
          </w:p>
        </w:tc>
      </w:tr>
      <w:tr w:rsidR="009B4D3E" w:rsidRPr="003F63AA" w14:paraId="7D3F657E" w14:textId="77777777">
        <w:tc>
          <w:tcPr>
            <w:tcW w:w="4320" w:type="dxa"/>
          </w:tcPr>
          <w:p w14:paraId="21F569B1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5EE473E8" w14:textId="77777777" w:rsidR="009B4D3E" w:rsidRPr="00007B12" w:rsidRDefault="00000000">
            <w:pPr>
              <w:rPr>
                <w:lang w:val="es-MX"/>
                <w:rPrChange w:id="45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51" w:author="Francisco Javier Guzman Villegas" w:date="2026-03-02T23:57:00Z" w16du:dateUtc="2026-03-03T04:57:00Z">
                  <w:rPr/>
                </w:rPrChange>
              </w:rPr>
              <w:t>Incidentes consultados y/o con seguimiento registrado.</w:t>
            </w:r>
          </w:p>
        </w:tc>
      </w:tr>
      <w:tr w:rsidR="009B4D3E" w:rsidRPr="003F63AA" w14:paraId="2C77DE17" w14:textId="77777777">
        <w:tc>
          <w:tcPr>
            <w:tcW w:w="4320" w:type="dxa"/>
          </w:tcPr>
          <w:p w14:paraId="0425874A" w14:textId="77777777" w:rsidR="009B4D3E" w:rsidRPr="00007B12" w:rsidRDefault="00000000">
            <w:pPr>
              <w:rPr>
                <w:lang w:val="es-MX"/>
                <w:rPrChange w:id="45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53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454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2EC3E6BE" w14:textId="77777777" w:rsidR="009B4D3E" w:rsidRPr="00007B12" w:rsidRDefault="00000000">
            <w:pPr>
              <w:rPr>
                <w:lang w:val="es-MX"/>
                <w:rPrChange w:id="45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56" w:author="Francisco Javier Guzman Villegas" w:date="2026-03-02T23:57:00Z" w16du:dateUtc="2026-03-03T04:57:00Z">
                  <w:rPr/>
                </w:rPrChange>
              </w:rPr>
              <w:t>Dado: Que existe un incidente</w:t>
            </w:r>
            <w:r w:rsidRPr="00007B12">
              <w:rPr>
                <w:lang w:val="es-MX"/>
                <w:rPrChange w:id="457" w:author="Francisco Javier Guzman Villegas" w:date="2026-03-02T23:57:00Z" w16du:dateUtc="2026-03-03T04:57:00Z">
                  <w:rPr/>
                </w:rPrChange>
              </w:rPr>
              <w:br/>
              <w:t>Cuando: El coordinador registra seguimiento</w:t>
            </w:r>
            <w:r w:rsidRPr="00007B12">
              <w:rPr>
                <w:lang w:val="es-MX"/>
                <w:rPrChange w:id="458" w:author="Francisco Javier Guzman Villegas" w:date="2026-03-02T23:57:00Z" w16du:dateUtc="2026-03-03T04:57:00Z">
                  <w:rPr/>
                </w:rPrChange>
              </w:rPr>
              <w:br/>
            </w:r>
            <w:r w:rsidRPr="00007B12">
              <w:rPr>
                <w:lang w:val="es-MX"/>
                <w:rPrChange w:id="459" w:author="Francisco Javier Guzman Villegas" w:date="2026-03-02T23:57:00Z" w16du:dateUtc="2026-03-03T04:57:00Z">
                  <w:rPr/>
                </w:rPrChange>
              </w:rPr>
              <w:lastRenderedPageBreak/>
              <w:t>Entonces: El sistema guarda el seguimiento y confirma</w:t>
            </w:r>
          </w:p>
        </w:tc>
      </w:tr>
      <w:tr w:rsidR="009B4D3E" w:rsidRPr="003F63AA" w14:paraId="1450B06B" w14:textId="77777777">
        <w:tc>
          <w:tcPr>
            <w:tcW w:w="4320" w:type="dxa"/>
          </w:tcPr>
          <w:p w14:paraId="0D8FF4BF" w14:textId="77777777" w:rsidR="009B4D3E" w:rsidRPr="00007B12" w:rsidRDefault="00000000">
            <w:pPr>
              <w:rPr>
                <w:lang w:val="es-MX"/>
                <w:rPrChange w:id="46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61" w:author="Francisco Javier Guzman Villegas" w:date="2026-03-02T23:57:00Z" w16du:dateUtc="2026-03-03T04:57:00Z">
                  <w:rPr/>
                </w:rPrChange>
              </w:rPr>
              <w:lastRenderedPageBreak/>
              <w:t>Criterios de Aceptación</w:t>
            </w:r>
            <w:r w:rsidRPr="00007B12">
              <w:rPr>
                <w:lang w:val="es-MX"/>
                <w:rPrChange w:id="462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66ACF570" w14:textId="77777777" w:rsidR="009B4D3E" w:rsidRPr="00007B12" w:rsidRDefault="00000000">
            <w:pPr>
              <w:rPr>
                <w:lang w:val="es-MX"/>
                <w:rPrChange w:id="46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64" w:author="Francisco Javier Guzman Villegas" w:date="2026-03-02T23:57:00Z" w16du:dateUtc="2026-03-03T04:57:00Z">
                  <w:rPr/>
                </w:rPrChange>
              </w:rPr>
              <w:t>Dado: Que el coordinador intenta guardar una nota vacía</w:t>
            </w:r>
            <w:r w:rsidRPr="00007B12">
              <w:rPr>
                <w:lang w:val="es-MX"/>
                <w:rPrChange w:id="465" w:author="Francisco Javier Guzman Villegas" w:date="2026-03-02T23:57:00Z" w16du:dateUtc="2026-03-03T04:57:00Z">
                  <w:rPr/>
                </w:rPrChange>
              </w:rPr>
              <w:br/>
              <w:t>Cuando: Confirma</w:t>
            </w:r>
            <w:r w:rsidRPr="00007B12">
              <w:rPr>
                <w:lang w:val="es-MX"/>
                <w:rPrChange w:id="466" w:author="Francisco Javier Guzman Villegas" w:date="2026-03-02T23:57:00Z" w16du:dateUtc="2026-03-03T04:57:00Z">
                  <w:rPr/>
                </w:rPrChange>
              </w:rPr>
              <w:br/>
              <w:t>Entonces: El sistema solicita ingresar información mínima antes de guardar</w:t>
            </w:r>
          </w:p>
        </w:tc>
      </w:tr>
    </w:tbl>
    <w:p w14:paraId="768CAD78" w14:textId="77777777" w:rsidR="009B4D3E" w:rsidRPr="00007B12" w:rsidRDefault="009B4D3E">
      <w:pPr>
        <w:rPr>
          <w:lang w:val="es-MX"/>
          <w:rPrChange w:id="467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:rsidRPr="003F63AA" w14:paraId="7868B43F" w14:textId="77777777">
        <w:tc>
          <w:tcPr>
            <w:tcW w:w="4320" w:type="dxa"/>
          </w:tcPr>
          <w:p w14:paraId="0DE7C211" w14:textId="77777777" w:rsidR="009B4D3E" w:rsidRDefault="00000000">
            <w:r>
              <w:t>UC-013</w:t>
            </w:r>
          </w:p>
        </w:tc>
        <w:tc>
          <w:tcPr>
            <w:tcW w:w="4320" w:type="dxa"/>
          </w:tcPr>
          <w:p w14:paraId="0F0CC831" w14:textId="77777777" w:rsidR="009B4D3E" w:rsidRPr="00007B12" w:rsidRDefault="00000000">
            <w:pPr>
              <w:rPr>
                <w:lang w:val="es-MX"/>
                <w:rPrChange w:id="46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69" w:author="Francisco Javier Guzman Villegas" w:date="2026-03-02T23:57:00Z" w16du:dateUtc="2026-03-03T04:57:00Z">
                  <w:rPr/>
                </w:rPrChange>
              </w:rPr>
              <w:t>Consultar reportes e indicadores (analítica)</w:t>
            </w:r>
          </w:p>
        </w:tc>
      </w:tr>
      <w:tr w:rsidR="009B4D3E" w:rsidRPr="003F63AA" w14:paraId="3EB0267E" w14:textId="77777777">
        <w:tc>
          <w:tcPr>
            <w:tcW w:w="4320" w:type="dxa"/>
          </w:tcPr>
          <w:p w14:paraId="63D7DAC8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6AF11B45" w14:textId="77777777" w:rsidR="009B4D3E" w:rsidRPr="00007B12" w:rsidRDefault="00000000">
            <w:pPr>
              <w:rPr>
                <w:lang w:val="es-MX"/>
                <w:rPrChange w:id="47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71" w:author="Francisco Javier Guzman Villegas" w:date="2026-03-02T23:57:00Z" w16du:dateUtc="2026-03-03T04:57:00Z">
                  <w:rPr/>
                </w:rPrChange>
              </w:rPr>
              <w:t>Principal: Coordinador de nivel</w:t>
            </w:r>
            <w:r w:rsidRPr="00007B12">
              <w:rPr>
                <w:lang w:val="es-MX"/>
                <w:rPrChange w:id="472" w:author="Francisco Javier Guzman Villegas" w:date="2026-03-02T23:57:00Z" w16du:dateUtc="2026-03-03T04:57:00Z">
                  <w:rPr/>
                </w:rPrChange>
              </w:rPr>
              <w:br/>
              <w:t>Secundarios: Administrador del sistema</w:t>
            </w:r>
          </w:p>
        </w:tc>
      </w:tr>
      <w:tr w:rsidR="009B4D3E" w:rsidRPr="003F63AA" w14:paraId="5AD4A756" w14:textId="77777777">
        <w:tc>
          <w:tcPr>
            <w:tcW w:w="4320" w:type="dxa"/>
          </w:tcPr>
          <w:p w14:paraId="06C19681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4BB78776" w14:textId="77777777" w:rsidR="009B4D3E" w:rsidRPr="00007B12" w:rsidRDefault="00000000">
            <w:pPr>
              <w:rPr>
                <w:lang w:val="es-MX"/>
                <w:rPrChange w:id="47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74" w:author="Francisco Javier Guzman Villegas" w:date="2026-03-02T23:57:00Z" w16du:dateUtc="2026-03-03T04:57:00Z">
                  <w:rPr/>
                </w:rPrChange>
              </w:rPr>
              <w:t>Yo: como coordinador de nivel</w:t>
            </w:r>
            <w:r w:rsidRPr="00007B12">
              <w:rPr>
                <w:lang w:val="es-MX"/>
                <w:rPrChange w:id="475" w:author="Francisco Javier Guzman Villegas" w:date="2026-03-02T23:57:00Z" w16du:dateUtc="2026-03-03T04:57:00Z">
                  <w:rPr/>
                </w:rPrChange>
              </w:rPr>
              <w:br/>
              <w:t>Quiero: consultar reportes e indicadores por zona y periodo</w:t>
            </w:r>
            <w:r w:rsidRPr="00007B12">
              <w:rPr>
                <w:lang w:val="es-MX"/>
                <w:rPrChange w:id="476" w:author="Francisco Javier Guzman Villegas" w:date="2026-03-02T23:57:00Z" w16du:dateUtc="2026-03-03T04:57:00Z">
                  <w:rPr/>
                </w:rPrChange>
              </w:rPr>
              <w:br/>
              <w:t>Para: identificar patrones y evaluar el funcionamiento de la vigilancia</w:t>
            </w:r>
          </w:p>
        </w:tc>
      </w:tr>
      <w:tr w:rsidR="009B4D3E" w:rsidRPr="003F63AA" w14:paraId="4A029B43" w14:textId="77777777">
        <w:tc>
          <w:tcPr>
            <w:tcW w:w="4320" w:type="dxa"/>
          </w:tcPr>
          <w:p w14:paraId="2B24768B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30E48658" w14:textId="77777777" w:rsidR="009B4D3E" w:rsidRPr="00007B12" w:rsidRDefault="00000000">
            <w:pPr>
              <w:rPr>
                <w:lang w:val="es-MX"/>
                <w:rPrChange w:id="47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78" w:author="Francisco Javier Guzman Villegas" w:date="2026-03-02T23:57:00Z" w16du:dateUtc="2026-03-03T04:57:00Z">
                  <w:rPr/>
                </w:rPrChange>
              </w:rPr>
              <w:t>Existen datos históricos (turnos, registros e incidentes).</w:t>
            </w:r>
          </w:p>
        </w:tc>
      </w:tr>
      <w:tr w:rsidR="009B4D3E" w:rsidRPr="003F63AA" w14:paraId="32DE2D64" w14:textId="77777777">
        <w:tc>
          <w:tcPr>
            <w:tcW w:w="4320" w:type="dxa"/>
          </w:tcPr>
          <w:p w14:paraId="610B2324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03501910" w14:textId="77777777" w:rsidR="009B4D3E" w:rsidRPr="00007B12" w:rsidRDefault="00000000">
            <w:pPr>
              <w:rPr>
                <w:lang w:val="es-MX"/>
                <w:rPrChange w:id="47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80" w:author="Francisco Javier Guzman Villegas" w:date="2026-03-02T23:57:00Z" w16du:dateUtc="2026-03-03T04:57:00Z">
                  <w:rPr/>
                </w:rPrChange>
              </w:rPr>
              <w:t>1. El coordinador ingresa a “Reportes”.</w:t>
            </w:r>
            <w:r w:rsidRPr="00007B12">
              <w:rPr>
                <w:lang w:val="es-MX"/>
                <w:rPrChange w:id="481" w:author="Francisco Javier Guzman Villegas" w:date="2026-03-02T23:57:00Z" w16du:dateUtc="2026-03-03T04:57:00Z">
                  <w:rPr/>
                </w:rPrChange>
              </w:rPr>
              <w:br/>
              <w:t>2. El sistema solicita un rango de fechas y filtros (zona/tipo).</w:t>
            </w:r>
            <w:r w:rsidRPr="00007B12">
              <w:rPr>
                <w:lang w:val="es-MX"/>
                <w:rPrChange w:id="482" w:author="Francisco Javier Guzman Villegas" w:date="2026-03-02T23:57:00Z" w16du:dateUtc="2026-03-03T04:57:00Z">
                  <w:rPr/>
                </w:rPrChange>
              </w:rPr>
              <w:br/>
              <w:t>3. El coordinador selecciona filtros y confirma.</w:t>
            </w:r>
            <w:r w:rsidRPr="00007B12">
              <w:rPr>
                <w:lang w:val="es-MX"/>
                <w:rPrChange w:id="483" w:author="Francisco Javier Guzman Villegas" w:date="2026-03-02T23:57:00Z" w16du:dateUtc="2026-03-03T04:57:00Z">
                  <w:rPr/>
                </w:rPrChange>
              </w:rPr>
              <w:br/>
              <w:t>4. El sistema muestra los resultados para los filtros aplicados.</w:t>
            </w:r>
          </w:p>
        </w:tc>
      </w:tr>
      <w:tr w:rsidR="009B4D3E" w:rsidRPr="003F63AA" w14:paraId="638AA8E8" w14:textId="77777777">
        <w:tc>
          <w:tcPr>
            <w:tcW w:w="4320" w:type="dxa"/>
          </w:tcPr>
          <w:p w14:paraId="1080201D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1E5CA74B" w14:textId="77777777" w:rsidR="009B4D3E" w:rsidRPr="00007B12" w:rsidRDefault="00000000">
            <w:pPr>
              <w:rPr>
                <w:lang w:val="es-MX"/>
                <w:rPrChange w:id="48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85" w:author="Francisco Javier Guzman Villegas" w:date="2026-03-02T23:57:00Z" w16du:dateUtc="2026-03-03T04:57:00Z">
                  <w:rPr/>
                </w:rPrChange>
              </w:rPr>
              <w:t>A1. Si el rango no tiene datos, el sistema muestra “Sin datos” para el periodo seleccionado.</w:t>
            </w:r>
          </w:p>
        </w:tc>
      </w:tr>
      <w:tr w:rsidR="009B4D3E" w:rsidRPr="003F63AA" w14:paraId="5B7CF1E6" w14:textId="77777777">
        <w:tc>
          <w:tcPr>
            <w:tcW w:w="4320" w:type="dxa"/>
          </w:tcPr>
          <w:p w14:paraId="597EC31E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6F1032E2" w14:textId="77777777" w:rsidR="009B4D3E" w:rsidRPr="00007B12" w:rsidRDefault="00000000">
            <w:pPr>
              <w:rPr>
                <w:lang w:val="es-MX"/>
                <w:rPrChange w:id="48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87" w:author="Francisco Javier Guzman Villegas" w:date="2026-03-02T23:57:00Z" w16du:dateUtc="2026-03-03T04:57:00Z">
                  <w:rPr/>
                </w:rPrChange>
              </w:rPr>
              <w:t>El coordinador visualiza reportes e indicadores del periodo.</w:t>
            </w:r>
          </w:p>
        </w:tc>
      </w:tr>
      <w:tr w:rsidR="009B4D3E" w:rsidRPr="003F63AA" w14:paraId="7443A87E" w14:textId="77777777">
        <w:tc>
          <w:tcPr>
            <w:tcW w:w="4320" w:type="dxa"/>
          </w:tcPr>
          <w:p w14:paraId="6358F0AD" w14:textId="77777777" w:rsidR="009B4D3E" w:rsidRPr="00007B12" w:rsidRDefault="00000000">
            <w:pPr>
              <w:rPr>
                <w:lang w:val="es-MX"/>
                <w:rPrChange w:id="48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89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490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6615FACE" w14:textId="77777777" w:rsidR="009B4D3E" w:rsidRPr="00007B12" w:rsidRDefault="00000000">
            <w:pPr>
              <w:rPr>
                <w:lang w:val="es-MX"/>
                <w:rPrChange w:id="49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92" w:author="Francisco Javier Guzman Villegas" w:date="2026-03-02T23:57:00Z" w16du:dateUtc="2026-03-03T04:57:00Z">
                  <w:rPr/>
                </w:rPrChange>
              </w:rPr>
              <w:t>Dado: Que el coordinador selecciona un periodo con datos</w:t>
            </w:r>
            <w:r w:rsidRPr="00007B12">
              <w:rPr>
                <w:lang w:val="es-MX"/>
                <w:rPrChange w:id="493" w:author="Francisco Javier Guzman Villegas" w:date="2026-03-02T23:57:00Z" w16du:dateUtc="2026-03-03T04:57:00Z">
                  <w:rPr/>
                </w:rPrChange>
              </w:rPr>
              <w:br/>
              <w:t>Cuando: Genera el reporte</w:t>
            </w:r>
            <w:r w:rsidRPr="00007B12">
              <w:rPr>
                <w:lang w:val="es-MX"/>
                <w:rPrChange w:id="494" w:author="Francisco Javier Guzman Villegas" w:date="2026-03-02T23:57:00Z" w16du:dateUtc="2026-03-03T04:57:00Z">
                  <w:rPr/>
                </w:rPrChange>
              </w:rPr>
              <w:br/>
              <w:t>Entonces: El sistema muestra indicadores y resumen de resultados</w:t>
            </w:r>
          </w:p>
        </w:tc>
      </w:tr>
      <w:tr w:rsidR="009B4D3E" w:rsidRPr="003F63AA" w14:paraId="6911C9AE" w14:textId="77777777">
        <w:tc>
          <w:tcPr>
            <w:tcW w:w="4320" w:type="dxa"/>
          </w:tcPr>
          <w:p w14:paraId="62A3ED0C" w14:textId="77777777" w:rsidR="009B4D3E" w:rsidRPr="00007B12" w:rsidRDefault="00000000">
            <w:pPr>
              <w:rPr>
                <w:lang w:val="es-MX"/>
                <w:rPrChange w:id="49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96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497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45C9C831" w14:textId="77777777" w:rsidR="009B4D3E" w:rsidRPr="00007B12" w:rsidRDefault="00000000">
            <w:pPr>
              <w:rPr>
                <w:lang w:val="es-MX"/>
                <w:rPrChange w:id="49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499" w:author="Francisco Javier Guzman Villegas" w:date="2026-03-02T23:57:00Z" w16du:dateUtc="2026-03-03T04:57:00Z">
                  <w:rPr/>
                </w:rPrChange>
              </w:rPr>
              <w:t>Dado: Que el coordinador ingresa un rango inválido</w:t>
            </w:r>
            <w:r w:rsidRPr="00007B12">
              <w:rPr>
                <w:lang w:val="es-MX"/>
                <w:rPrChange w:id="500" w:author="Francisco Javier Guzman Villegas" w:date="2026-03-02T23:57:00Z" w16du:dateUtc="2026-03-03T04:57:00Z">
                  <w:rPr/>
                </w:rPrChange>
              </w:rPr>
              <w:br/>
              <w:t>Cuando: Confirma</w:t>
            </w:r>
            <w:r w:rsidRPr="00007B12">
              <w:rPr>
                <w:lang w:val="es-MX"/>
                <w:rPrChange w:id="501" w:author="Francisco Javier Guzman Villegas" w:date="2026-03-02T23:57:00Z" w16du:dateUtc="2026-03-03T04:57:00Z">
                  <w:rPr/>
                </w:rPrChange>
              </w:rPr>
              <w:br/>
              <w:t>Entonces: El sistema solicita corregir el rango de fechas</w:t>
            </w:r>
          </w:p>
        </w:tc>
      </w:tr>
    </w:tbl>
    <w:p w14:paraId="6A72F5CB" w14:textId="77777777" w:rsidR="009B4D3E" w:rsidRPr="00007B12" w:rsidRDefault="009B4D3E">
      <w:pPr>
        <w:rPr>
          <w:lang w:val="es-MX"/>
          <w:rPrChange w:id="502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D3E" w14:paraId="7924C7FD" w14:textId="77777777">
        <w:tc>
          <w:tcPr>
            <w:tcW w:w="4320" w:type="dxa"/>
          </w:tcPr>
          <w:p w14:paraId="574C67ED" w14:textId="77777777" w:rsidR="009B4D3E" w:rsidRDefault="00000000">
            <w:r>
              <w:t>UC-014</w:t>
            </w:r>
          </w:p>
        </w:tc>
        <w:tc>
          <w:tcPr>
            <w:tcW w:w="4320" w:type="dxa"/>
          </w:tcPr>
          <w:p w14:paraId="293BE09E" w14:textId="77777777" w:rsidR="009B4D3E" w:rsidRDefault="00000000">
            <w:proofErr w:type="spellStart"/>
            <w:r>
              <w:t>Exportar</w:t>
            </w:r>
            <w:proofErr w:type="spellEnd"/>
            <w:r>
              <w:t xml:space="preserve"> </w:t>
            </w:r>
            <w:proofErr w:type="spellStart"/>
            <w:r>
              <w:t>reporte</w:t>
            </w:r>
            <w:proofErr w:type="spellEnd"/>
          </w:p>
        </w:tc>
      </w:tr>
      <w:tr w:rsidR="009B4D3E" w:rsidRPr="003F63AA" w14:paraId="1C88A31C" w14:textId="77777777">
        <w:tc>
          <w:tcPr>
            <w:tcW w:w="4320" w:type="dxa"/>
          </w:tcPr>
          <w:p w14:paraId="131936C4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4956A870" w14:textId="77777777" w:rsidR="009B4D3E" w:rsidRPr="00007B12" w:rsidRDefault="00000000">
            <w:pPr>
              <w:rPr>
                <w:lang w:val="es-MX"/>
                <w:rPrChange w:id="50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04" w:author="Francisco Javier Guzman Villegas" w:date="2026-03-02T23:57:00Z" w16du:dateUtc="2026-03-03T04:57:00Z">
                  <w:rPr/>
                </w:rPrChange>
              </w:rPr>
              <w:t>Principal: Coordinador de nivel</w:t>
            </w:r>
            <w:r w:rsidRPr="00007B12">
              <w:rPr>
                <w:lang w:val="es-MX"/>
                <w:rPrChange w:id="505" w:author="Francisco Javier Guzman Villegas" w:date="2026-03-02T23:57:00Z" w16du:dateUtc="2026-03-03T04:57:00Z">
                  <w:rPr/>
                </w:rPrChange>
              </w:rPr>
              <w:br/>
              <w:t>Secundarios: Administrador del sistema</w:t>
            </w:r>
          </w:p>
        </w:tc>
      </w:tr>
      <w:tr w:rsidR="009B4D3E" w:rsidRPr="003F63AA" w14:paraId="44D4042A" w14:textId="77777777">
        <w:tc>
          <w:tcPr>
            <w:tcW w:w="4320" w:type="dxa"/>
          </w:tcPr>
          <w:p w14:paraId="40E63B85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5B8628B1" w14:textId="77777777" w:rsidR="009B4D3E" w:rsidRPr="00007B12" w:rsidRDefault="00000000">
            <w:pPr>
              <w:rPr>
                <w:lang w:val="es-MX"/>
                <w:rPrChange w:id="50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07" w:author="Francisco Javier Guzman Villegas" w:date="2026-03-02T23:57:00Z" w16du:dateUtc="2026-03-03T04:57:00Z">
                  <w:rPr/>
                </w:rPrChange>
              </w:rPr>
              <w:t>Yo: como coordinador de nivel</w:t>
            </w:r>
            <w:r w:rsidRPr="00007B12">
              <w:rPr>
                <w:lang w:val="es-MX"/>
                <w:rPrChange w:id="508" w:author="Francisco Javier Guzman Villegas" w:date="2026-03-02T23:57:00Z" w16du:dateUtc="2026-03-03T04:57:00Z">
                  <w:rPr/>
                </w:rPrChange>
              </w:rPr>
              <w:br/>
              <w:t>Quiero: exportar un reporte</w:t>
            </w:r>
            <w:r w:rsidRPr="00007B12">
              <w:rPr>
                <w:lang w:val="es-MX"/>
                <w:rPrChange w:id="509" w:author="Francisco Javier Guzman Villegas" w:date="2026-03-02T23:57:00Z" w16du:dateUtc="2026-03-03T04:57:00Z">
                  <w:rPr/>
                </w:rPrChange>
              </w:rPr>
              <w:br/>
            </w:r>
            <w:r w:rsidRPr="00007B12">
              <w:rPr>
                <w:lang w:val="es-MX"/>
                <w:rPrChange w:id="510" w:author="Francisco Javier Guzman Villegas" w:date="2026-03-02T23:57:00Z" w16du:dateUtc="2026-03-03T04:57:00Z">
                  <w:rPr/>
                </w:rPrChange>
              </w:rPr>
              <w:lastRenderedPageBreak/>
              <w:t>Para: compartirlo con directivos o usarlo en auditorías</w:t>
            </w:r>
          </w:p>
        </w:tc>
      </w:tr>
      <w:tr w:rsidR="009B4D3E" w:rsidRPr="003F63AA" w14:paraId="12D61024" w14:textId="77777777">
        <w:tc>
          <w:tcPr>
            <w:tcW w:w="4320" w:type="dxa"/>
          </w:tcPr>
          <w:p w14:paraId="14B08E63" w14:textId="77777777" w:rsidR="009B4D3E" w:rsidRDefault="00000000">
            <w:proofErr w:type="spellStart"/>
            <w:r>
              <w:lastRenderedPageBreak/>
              <w:t>Precondiciones</w:t>
            </w:r>
            <w:proofErr w:type="spellEnd"/>
          </w:p>
        </w:tc>
        <w:tc>
          <w:tcPr>
            <w:tcW w:w="4320" w:type="dxa"/>
          </w:tcPr>
          <w:p w14:paraId="5453183F" w14:textId="77777777" w:rsidR="009B4D3E" w:rsidRPr="00007B12" w:rsidRDefault="00000000">
            <w:pPr>
              <w:rPr>
                <w:lang w:val="es-MX"/>
                <w:rPrChange w:id="511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12" w:author="Francisco Javier Guzman Villegas" w:date="2026-03-02T23:57:00Z" w16du:dateUtc="2026-03-03T04:57:00Z">
                  <w:rPr/>
                </w:rPrChange>
              </w:rPr>
              <w:t>El coordinador generó un reporte y tiene permisos de exportación.</w:t>
            </w:r>
          </w:p>
        </w:tc>
      </w:tr>
      <w:tr w:rsidR="009B4D3E" w14:paraId="2C26AD88" w14:textId="77777777">
        <w:tc>
          <w:tcPr>
            <w:tcW w:w="4320" w:type="dxa"/>
          </w:tcPr>
          <w:p w14:paraId="3935F418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65E20D57" w14:textId="77777777" w:rsidR="009B4D3E" w:rsidRDefault="00000000">
            <w:r w:rsidRPr="00007B12">
              <w:rPr>
                <w:lang w:val="es-MX"/>
                <w:rPrChange w:id="513" w:author="Francisco Javier Guzman Villegas" w:date="2026-03-02T23:57:00Z" w16du:dateUtc="2026-03-03T04:57:00Z">
                  <w:rPr/>
                </w:rPrChange>
              </w:rPr>
              <w:t>1. El coordinador selecciona “Exportar”.</w:t>
            </w:r>
            <w:r w:rsidRPr="00007B12">
              <w:rPr>
                <w:lang w:val="es-MX"/>
                <w:rPrChange w:id="514" w:author="Francisco Javier Guzman Villegas" w:date="2026-03-02T23:57:00Z" w16du:dateUtc="2026-03-03T04:57:00Z">
                  <w:rPr/>
                </w:rPrChange>
              </w:rPr>
              <w:br/>
              <w:t>2. El sistema solicita el formato (CSV/Excel).</w:t>
            </w:r>
            <w:r w:rsidRPr="00007B12">
              <w:rPr>
                <w:lang w:val="es-MX"/>
                <w:rPrChange w:id="515" w:author="Francisco Javier Guzman Villegas" w:date="2026-03-02T23:57:00Z" w16du:dateUtc="2026-03-03T04:57:00Z">
                  <w:rPr/>
                </w:rPrChange>
              </w:rPr>
              <w:br/>
              <w:t>3. El coordinador selecciona el formato y confirma.</w:t>
            </w:r>
            <w:r w:rsidRPr="00007B12">
              <w:rPr>
                <w:lang w:val="es-MX"/>
                <w:rPrChange w:id="516" w:author="Francisco Javier Guzman Villegas" w:date="2026-03-02T23:57:00Z" w16du:dateUtc="2026-03-03T04:57:00Z">
                  <w:rPr/>
                </w:rPrChange>
              </w:rPr>
              <w:br/>
              <w:t>4. El sistema genera el archivo y lo entrega para descarga.</w:t>
            </w:r>
            <w:r w:rsidRPr="00007B12">
              <w:rPr>
                <w:lang w:val="es-MX"/>
                <w:rPrChange w:id="517" w:author="Francisco Javier Guzman Villegas" w:date="2026-03-02T23:57:00Z" w16du:dateUtc="2026-03-03T04:57:00Z">
                  <w:rPr/>
                </w:rPrChange>
              </w:rPr>
              <w:br/>
            </w:r>
            <w:r>
              <w:t xml:space="preserve">5.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confirmación</w:t>
            </w:r>
            <w:proofErr w:type="spellEnd"/>
            <w:r>
              <w:t xml:space="preserve"> de </w:t>
            </w:r>
            <w:proofErr w:type="spellStart"/>
            <w:r>
              <w:t>exportación</w:t>
            </w:r>
            <w:proofErr w:type="spellEnd"/>
            <w:r>
              <w:t>.</w:t>
            </w:r>
          </w:p>
        </w:tc>
      </w:tr>
      <w:tr w:rsidR="009B4D3E" w:rsidRPr="003F63AA" w14:paraId="1714C80F" w14:textId="77777777">
        <w:tc>
          <w:tcPr>
            <w:tcW w:w="4320" w:type="dxa"/>
          </w:tcPr>
          <w:p w14:paraId="62DBF599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2B69DB74" w14:textId="77777777" w:rsidR="009B4D3E" w:rsidRPr="00007B12" w:rsidRDefault="00000000">
            <w:pPr>
              <w:rPr>
                <w:lang w:val="es-MX"/>
                <w:rPrChange w:id="51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19" w:author="Francisco Javier Guzman Villegas" w:date="2026-03-02T23:57:00Z" w16du:dateUtc="2026-03-03T04:57:00Z">
                  <w:rPr/>
                </w:rPrChange>
              </w:rPr>
              <w:t>A1. Si el reporte no contiene datos, el sistema informa y permite cancelar la exportación.</w:t>
            </w:r>
          </w:p>
        </w:tc>
      </w:tr>
      <w:tr w:rsidR="009B4D3E" w:rsidRPr="003F63AA" w14:paraId="186A1299" w14:textId="77777777">
        <w:tc>
          <w:tcPr>
            <w:tcW w:w="4320" w:type="dxa"/>
          </w:tcPr>
          <w:p w14:paraId="134BB5E7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5A8E1936" w14:textId="77777777" w:rsidR="009B4D3E" w:rsidRPr="00007B12" w:rsidRDefault="00000000">
            <w:pPr>
              <w:rPr>
                <w:lang w:val="es-MX"/>
                <w:rPrChange w:id="52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21" w:author="Francisco Javier Guzman Villegas" w:date="2026-03-02T23:57:00Z" w16du:dateUtc="2026-03-03T04:57:00Z">
                  <w:rPr/>
                </w:rPrChange>
              </w:rPr>
              <w:t>Archivo de reporte generado (si procede) y disponible para el coordinador.</w:t>
            </w:r>
          </w:p>
        </w:tc>
      </w:tr>
      <w:tr w:rsidR="009B4D3E" w:rsidRPr="003F63AA" w14:paraId="0A0484BD" w14:textId="77777777">
        <w:tc>
          <w:tcPr>
            <w:tcW w:w="4320" w:type="dxa"/>
          </w:tcPr>
          <w:p w14:paraId="3858333A" w14:textId="77777777" w:rsidR="009B4D3E" w:rsidRPr="00007B12" w:rsidRDefault="00000000">
            <w:pPr>
              <w:rPr>
                <w:lang w:val="es-MX"/>
                <w:rPrChange w:id="52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23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524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2AB20207" w14:textId="77777777" w:rsidR="009B4D3E" w:rsidRPr="00007B12" w:rsidRDefault="00000000">
            <w:pPr>
              <w:rPr>
                <w:lang w:val="es-MX"/>
                <w:rPrChange w:id="52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26" w:author="Francisco Javier Guzman Villegas" w:date="2026-03-02T23:57:00Z" w16du:dateUtc="2026-03-03T04:57:00Z">
                  <w:rPr/>
                </w:rPrChange>
              </w:rPr>
              <w:t>Dado: Que el reporte tiene datos</w:t>
            </w:r>
            <w:r w:rsidRPr="00007B12">
              <w:rPr>
                <w:lang w:val="es-MX"/>
                <w:rPrChange w:id="527" w:author="Francisco Javier Guzman Villegas" w:date="2026-03-02T23:57:00Z" w16du:dateUtc="2026-03-03T04:57:00Z">
                  <w:rPr/>
                </w:rPrChange>
              </w:rPr>
              <w:br/>
              <w:t>Cuando: El coordinador exporta en un formato válido</w:t>
            </w:r>
            <w:r w:rsidRPr="00007B12">
              <w:rPr>
                <w:lang w:val="es-MX"/>
                <w:rPrChange w:id="528" w:author="Francisco Javier Guzman Villegas" w:date="2026-03-02T23:57:00Z" w16du:dateUtc="2026-03-03T04:57:00Z">
                  <w:rPr/>
                </w:rPrChange>
              </w:rPr>
              <w:br/>
              <w:t>Entonces: El sistema genera el archivo y permite descargarlo</w:t>
            </w:r>
          </w:p>
        </w:tc>
      </w:tr>
      <w:tr w:rsidR="009B4D3E" w:rsidRPr="003F63AA" w14:paraId="2D5752B2" w14:textId="77777777">
        <w:tc>
          <w:tcPr>
            <w:tcW w:w="4320" w:type="dxa"/>
          </w:tcPr>
          <w:p w14:paraId="6A64F0FE" w14:textId="77777777" w:rsidR="009B4D3E" w:rsidRPr="00007B12" w:rsidRDefault="00000000">
            <w:pPr>
              <w:rPr>
                <w:lang w:val="es-MX"/>
                <w:rPrChange w:id="52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30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531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3D7E322A" w14:textId="77777777" w:rsidR="009B4D3E" w:rsidRPr="00007B12" w:rsidRDefault="00000000">
            <w:pPr>
              <w:rPr>
                <w:lang w:val="es-MX"/>
                <w:rPrChange w:id="53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33" w:author="Francisco Javier Guzman Villegas" w:date="2026-03-02T23:57:00Z" w16du:dateUtc="2026-03-03T04:57:00Z">
                  <w:rPr/>
                </w:rPrChange>
              </w:rPr>
              <w:t>Dado: Que el coordinador selecciona un formato no permitido</w:t>
            </w:r>
            <w:r w:rsidRPr="00007B12">
              <w:rPr>
                <w:lang w:val="es-MX"/>
                <w:rPrChange w:id="534" w:author="Francisco Javier Guzman Villegas" w:date="2026-03-02T23:57:00Z" w16du:dateUtc="2026-03-03T04:57:00Z">
                  <w:rPr/>
                </w:rPrChange>
              </w:rPr>
              <w:br/>
              <w:t>Cuando: Confirma exportación</w:t>
            </w:r>
            <w:r w:rsidRPr="00007B12">
              <w:rPr>
                <w:lang w:val="es-MX"/>
                <w:rPrChange w:id="535" w:author="Francisco Javier Guzman Villegas" w:date="2026-03-02T23:57:00Z" w16du:dateUtc="2026-03-03T04:57:00Z">
                  <w:rPr/>
                </w:rPrChange>
              </w:rPr>
              <w:br/>
              <w:t>Entonces: El sistema rechaza y solicita seleccionar un formato válido</w:t>
            </w:r>
          </w:p>
        </w:tc>
      </w:tr>
    </w:tbl>
    <w:p w14:paraId="0A0C3D8D" w14:textId="77777777" w:rsidR="009B4D3E" w:rsidRPr="00007B12" w:rsidRDefault="009B4D3E">
      <w:pPr>
        <w:rPr>
          <w:lang w:val="es-MX"/>
          <w:rPrChange w:id="536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B4D3E" w:rsidRPr="003F63AA" w14:paraId="4B3752D2" w14:textId="77777777">
        <w:tc>
          <w:tcPr>
            <w:tcW w:w="4320" w:type="dxa"/>
          </w:tcPr>
          <w:p w14:paraId="12A1F742" w14:textId="77777777" w:rsidR="009B4D3E" w:rsidRDefault="00000000">
            <w:r>
              <w:t>UC-015</w:t>
            </w:r>
          </w:p>
        </w:tc>
        <w:tc>
          <w:tcPr>
            <w:tcW w:w="4320" w:type="dxa"/>
          </w:tcPr>
          <w:p w14:paraId="6A9758D2" w14:textId="77777777" w:rsidR="009B4D3E" w:rsidRPr="00007B12" w:rsidRDefault="00000000">
            <w:pPr>
              <w:rPr>
                <w:lang w:val="es-MX"/>
                <w:rPrChange w:id="53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38" w:author="Francisco Javier Guzman Villegas" w:date="2026-03-02T23:57:00Z" w16du:dateUtc="2026-03-03T04:57:00Z">
                  <w:rPr/>
                </w:rPrChange>
              </w:rPr>
              <w:t>Gestionar zonas y puntos de verificación</w:t>
            </w:r>
          </w:p>
        </w:tc>
      </w:tr>
      <w:tr w:rsidR="009B4D3E" w:rsidRPr="003F63AA" w14:paraId="23F2CDC5" w14:textId="77777777">
        <w:tc>
          <w:tcPr>
            <w:tcW w:w="4320" w:type="dxa"/>
          </w:tcPr>
          <w:p w14:paraId="247116A9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217F191A" w14:textId="77777777" w:rsidR="009B4D3E" w:rsidRPr="00007B12" w:rsidRDefault="00000000">
            <w:pPr>
              <w:rPr>
                <w:lang w:val="es-MX"/>
                <w:rPrChange w:id="53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40" w:author="Francisco Javier Guzman Villegas" w:date="2026-03-02T23:57:00Z" w16du:dateUtc="2026-03-03T04:57:00Z">
                  <w:rPr/>
                </w:rPrChange>
              </w:rPr>
              <w:t>Principal: Administrador del sistema</w:t>
            </w:r>
            <w:r w:rsidRPr="00007B12">
              <w:rPr>
                <w:lang w:val="es-MX"/>
                <w:rPrChange w:id="541" w:author="Francisco Javier Guzman Villegas" w:date="2026-03-02T23:57:00Z" w16du:dateUtc="2026-03-03T04:57:00Z">
                  <w:rPr/>
                </w:rPrChange>
              </w:rPr>
              <w:br/>
              <w:t>Secundarios: —</w:t>
            </w:r>
          </w:p>
        </w:tc>
      </w:tr>
      <w:tr w:rsidR="009B4D3E" w:rsidRPr="003F63AA" w14:paraId="05002764" w14:textId="77777777">
        <w:tc>
          <w:tcPr>
            <w:tcW w:w="4320" w:type="dxa"/>
          </w:tcPr>
          <w:p w14:paraId="34CCB172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2BC022B4" w14:textId="77777777" w:rsidR="009B4D3E" w:rsidRPr="00007B12" w:rsidRDefault="00000000">
            <w:pPr>
              <w:rPr>
                <w:lang w:val="es-MX"/>
                <w:rPrChange w:id="54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43" w:author="Francisco Javier Guzman Villegas" w:date="2026-03-02T23:57:00Z" w16du:dateUtc="2026-03-03T04:57:00Z">
                  <w:rPr/>
                </w:rPrChange>
              </w:rPr>
              <w:t>Yo: como administrador del sistema</w:t>
            </w:r>
            <w:r w:rsidRPr="00007B12">
              <w:rPr>
                <w:lang w:val="es-MX"/>
                <w:rPrChange w:id="544" w:author="Francisco Javier Guzman Villegas" w:date="2026-03-02T23:57:00Z" w16du:dateUtc="2026-03-03T04:57:00Z">
                  <w:rPr/>
                </w:rPrChange>
              </w:rPr>
              <w:br/>
              <w:t>Quiero: crear y mantener zonas/puntos de verificación</w:t>
            </w:r>
            <w:r w:rsidRPr="00007B12">
              <w:rPr>
                <w:lang w:val="es-MX"/>
                <w:rPrChange w:id="545" w:author="Francisco Javier Guzman Villegas" w:date="2026-03-02T23:57:00Z" w16du:dateUtc="2026-03-03T04:57:00Z">
                  <w:rPr/>
                </w:rPrChange>
              </w:rPr>
              <w:br/>
              <w:t>Para: tener definida la estructura de vigilancia del colegio</w:t>
            </w:r>
          </w:p>
        </w:tc>
      </w:tr>
      <w:tr w:rsidR="009B4D3E" w:rsidRPr="003F63AA" w14:paraId="1CE4C604" w14:textId="77777777">
        <w:tc>
          <w:tcPr>
            <w:tcW w:w="4320" w:type="dxa"/>
          </w:tcPr>
          <w:p w14:paraId="71F3CC31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30ED5BBA" w14:textId="77777777" w:rsidR="009B4D3E" w:rsidRPr="00007B12" w:rsidRDefault="00000000">
            <w:pPr>
              <w:rPr>
                <w:lang w:val="es-MX"/>
                <w:rPrChange w:id="54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47" w:author="Francisco Javier Guzman Villegas" w:date="2026-03-02T23:57:00Z" w16du:dateUtc="2026-03-03T04:57:00Z">
                  <w:rPr/>
                </w:rPrChange>
              </w:rPr>
              <w:t>El administrador está autenticado con permisos de configuración.</w:t>
            </w:r>
          </w:p>
        </w:tc>
      </w:tr>
      <w:tr w:rsidR="009B4D3E" w:rsidRPr="003F63AA" w14:paraId="54382729" w14:textId="77777777">
        <w:tc>
          <w:tcPr>
            <w:tcW w:w="4320" w:type="dxa"/>
          </w:tcPr>
          <w:p w14:paraId="0F8D39F5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37F52FD1" w14:textId="77777777" w:rsidR="009B4D3E" w:rsidRPr="00007B12" w:rsidRDefault="00000000">
            <w:pPr>
              <w:rPr>
                <w:lang w:val="es-MX"/>
                <w:rPrChange w:id="548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49" w:author="Francisco Javier Guzman Villegas" w:date="2026-03-02T23:57:00Z" w16du:dateUtc="2026-03-03T04:57:00Z">
                  <w:rPr/>
                </w:rPrChange>
              </w:rPr>
              <w:t>1. El administrador ingresa a “Zonas”.</w:t>
            </w:r>
            <w:r w:rsidRPr="00007B12">
              <w:rPr>
                <w:lang w:val="es-MX"/>
                <w:rPrChange w:id="550" w:author="Francisco Javier Guzman Villegas" w:date="2026-03-02T23:57:00Z" w16du:dateUtc="2026-03-03T04:57:00Z">
                  <w:rPr/>
                </w:rPrChange>
              </w:rPr>
              <w:br/>
              <w:t>2. El sistema muestra la lista de zonas existentes y opciones (Crear/Editar/Eliminar).</w:t>
            </w:r>
            <w:r w:rsidRPr="00007B12">
              <w:rPr>
                <w:lang w:val="es-MX"/>
                <w:rPrChange w:id="551" w:author="Francisco Javier Guzman Villegas" w:date="2026-03-02T23:57:00Z" w16du:dateUtc="2026-03-03T04:57:00Z">
                  <w:rPr/>
                </w:rPrChange>
              </w:rPr>
              <w:br/>
              <w:t>3. El administrador crea o edita una zona e ingresa/actualiza sus puntos de verificación.</w:t>
            </w:r>
            <w:r w:rsidRPr="00007B12">
              <w:rPr>
                <w:lang w:val="es-MX"/>
                <w:rPrChange w:id="552" w:author="Francisco Javier Guzman Villegas" w:date="2026-03-02T23:57:00Z" w16du:dateUtc="2026-03-03T04:57:00Z">
                  <w:rPr/>
                </w:rPrChange>
              </w:rPr>
              <w:br/>
              <w:t>4. El administrador guarda cambios.</w:t>
            </w:r>
            <w:r w:rsidRPr="00007B12">
              <w:rPr>
                <w:lang w:val="es-MX"/>
                <w:rPrChange w:id="553" w:author="Francisco Javier Guzman Villegas" w:date="2026-03-02T23:57:00Z" w16du:dateUtc="2026-03-03T04:57:00Z">
                  <w:rPr/>
                </w:rPrChange>
              </w:rPr>
              <w:br/>
            </w:r>
            <w:r w:rsidRPr="00007B12">
              <w:rPr>
                <w:lang w:val="es-MX"/>
                <w:rPrChange w:id="554" w:author="Francisco Javier Guzman Villegas" w:date="2026-03-02T23:57:00Z" w16du:dateUtc="2026-03-03T04:57:00Z">
                  <w:rPr/>
                </w:rPrChange>
              </w:rPr>
              <w:lastRenderedPageBreak/>
              <w:t>5. El sistema confirma la operación y actualiza la lista de zonas.</w:t>
            </w:r>
          </w:p>
        </w:tc>
      </w:tr>
      <w:tr w:rsidR="009B4D3E" w:rsidRPr="003F63AA" w14:paraId="48F4E58E" w14:textId="77777777">
        <w:tc>
          <w:tcPr>
            <w:tcW w:w="4320" w:type="dxa"/>
          </w:tcPr>
          <w:p w14:paraId="09433F9E" w14:textId="77777777" w:rsidR="009B4D3E" w:rsidRDefault="00000000">
            <w:proofErr w:type="spellStart"/>
            <w:r>
              <w:lastRenderedPageBreak/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73EC3D34" w14:textId="77777777" w:rsidR="009B4D3E" w:rsidRPr="00007B12" w:rsidRDefault="00000000">
            <w:pPr>
              <w:rPr>
                <w:lang w:val="es-MX"/>
                <w:rPrChange w:id="555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56" w:author="Francisco Javier Guzman Villegas" w:date="2026-03-02T23:57:00Z" w16du:dateUtc="2026-03-03T04:57:00Z">
                  <w:rPr/>
                </w:rPrChange>
              </w:rPr>
              <w:t>A1. Si la zona tiene turnos publicados, el sistema evita la eliminación y solicita primero ajustar los turnos.</w:t>
            </w:r>
          </w:p>
        </w:tc>
      </w:tr>
      <w:tr w:rsidR="009B4D3E" w:rsidRPr="003F63AA" w14:paraId="5FE2629F" w14:textId="77777777">
        <w:tc>
          <w:tcPr>
            <w:tcW w:w="4320" w:type="dxa"/>
          </w:tcPr>
          <w:p w14:paraId="7617678D" w14:textId="77777777" w:rsidR="009B4D3E" w:rsidRDefault="00000000">
            <w:proofErr w:type="spellStart"/>
            <w:r>
              <w:t>Postcondiciones</w:t>
            </w:r>
            <w:proofErr w:type="spellEnd"/>
          </w:p>
        </w:tc>
        <w:tc>
          <w:tcPr>
            <w:tcW w:w="4320" w:type="dxa"/>
          </w:tcPr>
          <w:p w14:paraId="7AEC8CCC" w14:textId="77777777" w:rsidR="009B4D3E" w:rsidRPr="00007B12" w:rsidRDefault="00000000">
            <w:pPr>
              <w:rPr>
                <w:lang w:val="es-MX"/>
                <w:rPrChange w:id="557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58" w:author="Francisco Javier Guzman Villegas" w:date="2026-03-02T23:57:00Z" w16du:dateUtc="2026-03-03T04:57:00Z">
                  <w:rPr/>
                </w:rPrChange>
              </w:rPr>
              <w:t>Zonas y puntos quedan disponibles para asignación de turnos.</w:t>
            </w:r>
          </w:p>
        </w:tc>
      </w:tr>
      <w:tr w:rsidR="009B4D3E" w:rsidRPr="003F63AA" w14:paraId="337D6D6C" w14:textId="77777777">
        <w:tc>
          <w:tcPr>
            <w:tcW w:w="4320" w:type="dxa"/>
          </w:tcPr>
          <w:p w14:paraId="0AEE58FD" w14:textId="77777777" w:rsidR="009B4D3E" w:rsidRPr="00007B12" w:rsidRDefault="00000000">
            <w:pPr>
              <w:rPr>
                <w:lang w:val="es-MX"/>
                <w:rPrChange w:id="55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60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561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74D8929C" w14:textId="77777777" w:rsidR="009B4D3E" w:rsidRPr="00007B12" w:rsidRDefault="00000000">
            <w:pPr>
              <w:rPr>
                <w:lang w:val="es-MX"/>
                <w:rPrChange w:id="562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63" w:author="Francisco Javier Guzman Villegas" w:date="2026-03-02T23:57:00Z" w16du:dateUtc="2026-03-03T04:57:00Z">
                  <w:rPr/>
                </w:rPrChange>
              </w:rPr>
              <w:t>Dado: Que el administrador guarda una zona con datos válidos</w:t>
            </w:r>
            <w:r w:rsidRPr="00007B12">
              <w:rPr>
                <w:lang w:val="es-MX"/>
                <w:rPrChange w:id="564" w:author="Francisco Javier Guzman Villegas" w:date="2026-03-02T23:57:00Z" w16du:dateUtc="2026-03-03T04:57:00Z">
                  <w:rPr/>
                </w:rPrChange>
              </w:rPr>
              <w:br/>
              <w:t>Cuando: Confirma la operación</w:t>
            </w:r>
            <w:r w:rsidRPr="00007B12">
              <w:rPr>
                <w:lang w:val="es-MX"/>
                <w:rPrChange w:id="565" w:author="Francisco Javier Guzman Villegas" w:date="2026-03-02T23:57:00Z" w16du:dateUtc="2026-03-03T04:57:00Z">
                  <w:rPr/>
                </w:rPrChange>
              </w:rPr>
              <w:br/>
              <w:t>Entonces: El sistema guarda la zona y la muestra en el listado</w:t>
            </w:r>
          </w:p>
        </w:tc>
      </w:tr>
      <w:tr w:rsidR="009B4D3E" w:rsidRPr="003F63AA" w14:paraId="482862C2" w14:textId="77777777">
        <w:tc>
          <w:tcPr>
            <w:tcW w:w="4320" w:type="dxa"/>
          </w:tcPr>
          <w:p w14:paraId="6DDBA0B9" w14:textId="77777777" w:rsidR="009B4D3E" w:rsidRPr="00007B12" w:rsidRDefault="00000000">
            <w:pPr>
              <w:rPr>
                <w:lang w:val="es-MX"/>
                <w:rPrChange w:id="56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67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568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1DB1C6E8" w14:textId="77777777" w:rsidR="009B4D3E" w:rsidRPr="00007B12" w:rsidRDefault="00000000">
            <w:pPr>
              <w:rPr>
                <w:lang w:val="es-MX"/>
                <w:rPrChange w:id="56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70" w:author="Francisco Javier Guzman Villegas" w:date="2026-03-02T23:57:00Z" w16du:dateUtc="2026-03-03T04:57:00Z">
                  <w:rPr/>
                </w:rPrChange>
              </w:rPr>
              <w:t>Dado: Que faltan datos obligatorios</w:t>
            </w:r>
            <w:r w:rsidRPr="00007B12">
              <w:rPr>
                <w:lang w:val="es-MX"/>
                <w:rPrChange w:id="571" w:author="Francisco Javier Guzman Villegas" w:date="2026-03-02T23:57:00Z" w16du:dateUtc="2026-03-03T04:57:00Z">
                  <w:rPr/>
                </w:rPrChange>
              </w:rPr>
              <w:br/>
              <w:t>Cuando: Intenta guardar</w:t>
            </w:r>
            <w:r w:rsidRPr="00007B12">
              <w:rPr>
                <w:lang w:val="es-MX"/>
                <w:rPrChange w:id="572" w:author="Francisco Javier Guzman Villegas" w:date="2026-03-02T23:57:00Z" w16du:dateUtc="2026-03-03T04:57:00Z">
                  <w:rPr/>
                </w:rPrChange>
              </w:rPr>
              <w:br/>
              <w:t>Entonces: El sistema no guarda y solicita completar los campos requeridos</w:t>
            </w:r>
          </w:p>
        </w:tc>
      </w:tr>
    </w:tbl>
    <w:p w14:paraId="50619A52" w14:textId="77777777" w:rsidR="009B4D3E" w:rsidRPr="00007B12" w:rsidRDefault="009B4D3E">
      <w:pPr>
        <w:rPr>
          <w:lang w:val="es-MX"/>
          <w:rPrChange w:id="573" w:author="Francisco Javier Guzman Villegas" w:date="2026-03-02T23:57:00Z" w16du:dateUtc="2026-03-03T04:57:00Z">
            <w:rPr/>
          </w:rPrChang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9B4D3E" w:rsidRPr="003F63AA" w14:paraId="0A5EC953" w14:textId="77777777">
        <w:tc>
          <w:tcPr>
            <w:tcW w:w="4320" w:type="dxa"/>
          </w:tcPr>
          <w:p w14:paraId="4B6A2091" w14:textId="77777777" w:rsidR="009B4D3E" w:rsidRDefault="00000000">
            <w:r>
              <w:t>UC-016</w:t>
            </w:r>
          </w:p>
        </w:tc>
        <w:tc>
          <w:tcPr>
            <w:tcW w:w="4320" w:type="dxa"/>
          </w:tcPr>
          <w:p w14:paraId="41704047" w14:textId="77777777" w:rsidR="009B4D3E" w:rsidRPr="00007B12" w:rsidRDefault="00000000">
            <w:pPr>
              <w:rPr>
                <w:lang w:val="es-MX"/>
                <w:rPrChange w:id="57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75" w:author="Francisco Javier Guzman Villegas" w:date="2026-03-02T23:57:00Z" w16du:dateUtc="2026-03-03T04:57:00Z">
                  <w:rPr/>
                </w:rPrChange>
              </w:rPr>
              <w:t>Gestionar turnos y asignaciones (incluye usuarios/roles)</w:t>
            </w:r>
          </w:p>
        </w:tc>
      </w:tr>
      <w:tr w:rsidR="009B4D3E" w:rsidRPr="003F63AA" w14:paraId="75345F78" w14:textId="77777777">
        <w:tc>
          <w:tcPr>
            <w:tcW w:w="4320" w:type="dxa"/>
          </w:tcPr>
          <w:p w14:paraId="715E2D59" w14:textId="77777777" w:rsidR="009B4D3E" w:rsidRDefault="00000000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44FE9203" w14:textId="77777777" w:rsidR="009B4D3E" w:rsidRPr="00007B12" w:rsidRDefault="00000000">
            <w:pPr>
              <w:rPr>
                <w:lang w:val="es-MX"/>
                <w:rPrChange w:id="57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77" w:author="Francisco Javier Guzman Villegas" w:date="2026-03-02T23:57:00Z" w16du:dateUtc="2026-03-03T04:57:00Z">
                  <w:rPr/>
                </w:rPrChange>
              </w:rPr>
              <w:t>Principal: Administrador del sistema</w:t>
            </w:r>
            <w:r w:rsidRPr="00007B12">
              <w:rPr>
                <w:lang w:val="es-MX"/>
                <w:rPrChange w:id="578" w:author="Francisco Javier Guzman Villegas" w:date="2026-03-02T23:57:00Z" w16du:dateUtc="2026-03-03T04:57:00Z">
                  <w:rPr/>
                </w:rPrChange>
              </w:rPr>
              <w:br/>
              <w:t>Secundarios: Docente en turno, Coordinador de nivel</w:t>
            </w:r>
          </w:p>
        </w:tc>
      </w:tr>
      <w:tr w:rsidR="009B4D3E" w:rsidRPr="003F63AA" w14:paraId="4A429570" w14:textId="77777777">
        <w:tc>
          <w:tcPr>
            <w:tcW w:w="4320" w:type="dxa"/>
          </w:tcPr>
          <w:p w14:paraId="753F6B63" w14:textId="77777777" w:rsidR="009B4D3E" w:rsidRDefault="00000000">
            <w:proofErr w:type="spellStart"/>
            <w:r>
              <w:t>Especificación</w:t>
            </w:r>
            <w:proofErr w:type="spellEnd"/>
          </w:p>
        </w:tc>
        <w:tc>
          <w:tcPr>
            <w:tcW w:w="4320" w:type="dxa"/>
          </w:tcPr>
          <w:p w14:paraId="1D07AB47" w14:textId="77777777" w:rsidR="009B4D3E" w:rsidRPr="00007B12" w:rsidRDefault="00000000">
            <w:pPr>
              <w:rPr>
                <w:lang w:val="es-MX"/>
                <w:rPrChange w:id="57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80" w:author="Francisco Javier Guzman Villegas" w:date="2026-03-02T23:57:00Z" w16du:dateUtc="2026-03-03T04:57:00Z">
                  <w:rPr/>
                </w:rPrChange>
              </w:rPr>
              <w:t>Yo: como administrador del sistema</w:t>
            </w:r>
            <w:r w:rsidRPr="00007B12">
              <w:rPr>
                <w:lang w:val="es-MX"/>
                <w:rPrChange w:id="581" w:author="Francisco Javier Guzman Villegas" w:date="2026-03-02T23:57:00Z" w16du:dateUtc="2026-03-03T04:57:00Z">
                  <w:rPr/>
                </w:rPrChange>
              </w:rPr>
              <w:br/>
              <w:t>Quiero: crear turnos, asignar docentes y administrar usuarios/roles</w:t>
            </w:r>
            <w:r w:rsidRPr="00007B12">
              <w:rPr>
                <w:lang w:val="es-MX"/>
                <w:rPrChange w:id="582" w:author="Francisco Javier Guzman Villegas" w:date="2026-03-02T23:57:00Z" w16du:dateUtc="2026-03-03T04:57:00Z">
                  <w:rPr/>
                </w:rPrChange>
              </w:rPr>
              <w:br/>
              <w:t>Para: publicar una operación de vigilancia consistente y controlada por permisos</w:t>
            </w:r>
          </w:p>
        </w:tc>
      </w:tr>
      <w:tr w:rsidR="009B4D3E" w14:paraId="48C0C760" w14:textId="77777777">
        <w:tc>
          <w:tcPr>
            <w:tcW w:w="4320" w:type="dxa"/>
          </w:tcPr>
          <w:p w14:paraId="776BD0F0" w14:textId="77777777" w:rsidR="009B4D3E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4320" w:type="dxa"/>
          </w:tcPr>
          <w:p w14:paraId="7E3B6C90" w14:textId="77777777" w:rsidR="009B4D3E" w:rsidRDefault="00000000">
            <w:proofErr w:type="spellStart"/>
            <w:r>
              <w:t>Existen</w:t>
            </w:r>
            <w:proofErr w:type="spellEnd"/>
            <w:r>
              <w:t xml:space="preserve"> zonas </w:t>
            </w:r>
            <w:proofErr w:type="spellStart"/>
            <w:r>
              <w:t>configuradas</w:t>
            </w:r>
            <w:proofErr w:type="spellEnd"/>
            <w:r>
              <w:t>.</w:t>
            </w:r>
          </w:p>
        </w:tc>
      </w:tr>
      <w:tr w:rsidR="009B4D3E" w:rsidRPr="003F63AA" w14:paraId="4D8C9F55" w14:textId="77777777">
        <w:tc>
          <w:tcPr>
            <w:tcW w:w="4320" w:type="dxa"/>
          </w:tcPr>
          <w:p w14:paraId="26AD797B" w14:textId="77777777" w:rsidR="009B4D3E" w:rsidRDefault="00000000">
            <w:proofErr w:type="spellStart"/>
            <w:r>
              <w:t>Flujo</w:t>
            </w:r>
            <w:proofErr w:type="spellEnd"/>
            <w:r>
              <w:t xml:space="preserve"> principal</w:t>
            </w:r>
          </w:p>
        </w:tc>
        <w:tc>
          <w:tcPr>
            <w:tcW w:w="4320" w:type="dxa"/>
          </w:tcPr>
          <w:p w14:paraId="681A21B9" w14:textId="77777777" w:rsidR="009B4D3E" w:rsidRPr="00007B12" w:rsidRDefault="00000000">
            <w:pPr>
              <w:rPr>
                <w:lang w:val="es-MX"/>
                <w:rPrChange w:id="58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84" w:author="Francisco Javier Guzman Villegas" w:date="2026-03-02T23:57:00Z" w16du:dateUtc="2026-03-03T04:57:00Z">
                  <w:rPr/>
                </w:rPrChange>
              </w:rPr>
              <w:t>1. El administrador ingresa al módulo de “Administración”.</w:t>
            </w:r>
            <w:r w:rsidRPr="00007B12">
              <w:rPr>
                <w:lang w:val="es-MX"/>
                <w:rPrChange w:id="585" w:author="Francisco Javier Guzman Villegas" w:date="2026-03-02T23:57:00Z" w16du:dateUtc="2026-03-03T04:57:00Z">
                  <w:rPr/>
                </w:rPrChange>
              </w:rPr>
              <w:br/>
              <w:t>2. El sistema muestra opciones: Turnos y Usuarios/Roles.</w:t>
            </w:r>
            <w:r w:rsidRPr="00007B12">
              <w:rPr>
                <w:lang w:val="es-MX"/>
                <w:rPrChange w:id="586" w:author="Francisco Javier Guzman Villegas" w:date="2026-03-02T23:57:00Z" w16du:dateUtc="2026-03-03T04:57:00Z">
                  <w:rPr/>
                </w:rPrChange>
              </w:rPr>
              <w:br/>
              <w:t>3. El administrador crea/edita turnos (fecha, franja, zona) y asigna docente responsable.</w:t>
            </w:r>
            <w:r w:rsidRPr="00007B12">
              <w:rPr>
                <w:lang w:val="es-MX"/>
                <w:rPrChange w:id="587" w:author="Francisco Javier Guzman Villegas" w:date="2026-03-02T23:57:00Z" w16du:dateUtc="2026-03-03T04:57:00Z">
                  <w:rPr/>
                </w:rPrChange>
              </w:rPr>
              <w:br/>
              <w:t>4. El administrador crea/edita usuarios y asigna roles (Docente/Coordinador/Administrador).</w:t>
            </w:r>
            <w:r w:rsidRPr="00007B12">
              <w:rPr>
                <w:lang w:val="es-MX"/>
                <w:rPrChange w:id="588" w:author="Francisco Javier Guzman Villegas" w:date="2026-03-02T23:57:00Z" w16du:dateUtc="2026-03-03T04:57:00Z">
                  <w:rPr/>
                </w:rPrChange>
              </w:rPr>
              <w:br/>
              <w:t>5. El administrador publica o guarda los cambios.</w:t>
            </w:r>
            <w:r w:rsidRPr="00007B12">
              <w:rPr>
                <w:lang w:val="es-MX"/>
                <w:rPrChange w:id="589" w:author="Francisco Javier Guzman Villegas" w:date="2026-03-02T23:57:00Z" w16du:dateUtc="2026-03-03T04:57:00Z">
                  <w:rPr/>
                </w:rPrChange>
              </w:rPr>
              <w:br/>
              <w:t>6. El sistema confirma la operación y deja los turnos disponibles para consulta y ejecución.</w:t>
            </w:r>
          </w:p>
        </w:tc>
      </w:tr>
      <w:tr w:rsidR="009B4D3E" w:rsidRPr="003F63AA" w14:paraId="15295534" w14:textId="77777777">
        <w:tc>
          <w:tcPr>
            <w:tcW w:w="4320" w:type="dxa"/>
          </w:tcPr>
          <w:p w14:paraId="26C953A7" w14:textId="77777777" w:rsidR="009B4D3E" w:rsidRDefault="00000000"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  <w:r>
              <w:t xml:space="preserve"> / </w:t>
            </w:r>
            <w:proofErr w:type="spellStart"/>
            <w:r>
              <w:t>excepciones</w:t>
            </w:r>
            <w:proofErr w:type="spellEnd"/>
          </w:p>
        </w:tc>
        <w:tc>
          <w:tcPr>
            <w:tcW w:w="4320" w:type="dxa"/>
          </w:tcPr>
          <w:p w14:paraId="149AE3FE" w14:textId="77777777" w:rsidR="009B4D3E" w:rsidRPr="00007B12" w:rsidRDefault="00000000">
            <w:pPr>
              <w:rPr>
                <w:lang w:val="es-MX"/>
                <w:rPrChange w:id="590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91" w:author="Francisco Javier Guzman Villegas" w:date="2026-03-02T23:57:00Z" w16du:dateUtc="2026-03-03T04:57:00Z">
                  <w:rPr/>
                </w:rPrChange>
              </w:rPr>
              <w:t>A1. Si existe conflicto de asignación (docente ya asignado en la misma franja), el sistema informa y no permite publicar hasta corregir.</w:t>
            </w:r>
            <w:r w:rsidRPr="00007B12">
              <w:rPr>
                <w:lang w:val="es-MX"/>
                <w:rPrChange w:id="592" w:author="Francisco Javier Guzman Villegas" w:date="2026-03-02T23:57:00Z" w16du:dateUtc="2026-03-03T04:57:00Z">
                  <w:rPr/>
                </w:rPrChange>
              </w:rPr>
              <w:br/>
            </w:r>
            <w:r w:rsidRPr="00007B12">
              <w:rPr>
                <w:lang w:val="es-MX"/>
                <w:rPrChange w:id="593" w:author="Francisco Javier Guzman Villegas" w:date="2026-03-02T23:57:00Z" w16du:dateUtc="2026-03-03T04:57:00Z">
                  <w:rPr/>
                </w:rPrChange>
              </w:rPr>
              <w:lastRenderedPageBreak/>
              <w:t>A2. Si se intenta asignar un rol inválido, el sistema rechaza la acción.</w:t>
            </w:r>
          </w:p>
        </w:tc>
      </w:tr>
      <w:tr w:rsidR="009B4D3E" w:rsidRPr="003F63AA" w14:paraId="6E5BF913" w14:textId="77777777">
        <w:tc>
          <w:tcPr>
            <w:tcW w:w="4320" w:type="dxa"/>
          </w:tcPr>
          <w:p w14:paraId="6DB65BC4" w14:textId="77777777" w:rsidR="009B4D3E" w:rsidRDefault="00000000">
            <w:proofErr w:type="spellStart"/>
            <w:r>
              <w:lastRenderedPageBreak/>
              <w:t>Postcondiciones</w:t>
            </w:r>
            <w:proofErr w:type="spellEnd"/>
          </w:p>
        </w:tc>
        <w:tc>
          <w:tcPr>
            <w:tcW w:w="4320" w:type="dxa"/>
          </w:tcPr>
          <w:p w14:paraId="07EB7108" w14:textId="77777777" w:rsidR="009B4D3E" w:rsidRPr="00007B12" w:rsidRDefault="00000000">
            <w:pPr>
              <w:rPr>
                <w:lang w:val="es-MX"/>
                <w:rPrChange w:id="594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95" w:author="Francisco Javier Guzman Villegas" w:date="2026-03-02T23:57:00Z" w16du:dateUtc="2026-03-03T04:57:00Z">
                  <w:rPr/>
                </w:rPrChange>
              </w:rPr>
              <w:t>Turnos y permisos quedan configurados y publicados para la operación.</w:t>
            </w:r>
          </w:p>
        </w:tc>
      </w:tr>
      <w:tr w:rsidR="009B4D3E" w:rsidRPr="003F63AA" w14:paraId="00911BAC" w14:textId="77777777">
        <w:tc>
          <w:tcPr>
            <w:tcW w:w="4320" w:type="dxa"/>
          </w:tcPr>
          <w:p w14:paraId="596F3E72" w14:textId="77777777" w:rsidR="009B4D3E" w:rsidRPr="00007B12" w:rsidRDefault="00000000">
            <w:pPr>
              <w:rPr>
                <w:lang w:val="es-MX"/>
                <w:rPrChange w:id="59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597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598" w:author="Francisco Javier Guzman Villegas" w:date="2026-03-02T23:57:00Z" w16du:dateUtc="2026-03-03T04:57:00Z">
                  <w:rPr/>
                </w:rPrChange>
              </w:rPr>
              <w:br/>
              <w:t>Ingreso OK</w:t>
            </w:r>
          </w:p>
        </w:tc>
        <w:tc>
          <w:tcPr>
            <w:tcW w:w="4320" w:type="dxa"/>
          </w:tcPr>
          <w:p w14:paraId="1BBB6EA9" w14:textId="77777777" w:rsidR="009B4D3E" w:rsidRPr="00007B12" w:rsidRDefault="00000000">
            <w:pPr>
              <w:rPr>
                <w:lang w:val="es-MX"/>
                <w:rPrChange w:id="599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600" w:author="Francisco Javier Guzman Villegas" w:date="2026-03-02T23:57:00Z" w16du:dateUtc="2026-03-03T04:57:00Z">
                  <w:rPr/>
                </w:rPrChange>
              </w:rPr>
              <w:t>Dado: Que el administrador publica turnos sin conflictos</w:t>
            </w:r>
            <w:r w:rsidRPr="00007B12">
              <w:rPr>
                <w:lang w:val="es-MX"/>
                <w:rPrChange w:id="601" w:author="Francisco Javier Guzman Villegas" w:date="2026-03-02T23:57:00Z" w16du:dateUtc="2026-03-03T04:57:00Z">
                  <w:rPr/>
                </w:rPrChange>
              </w:rPr>
              <w:br/>
              <w:t>Cuando: Confirma la publicación</w:t>
            </w:r>
            <w:r w:rsidRPr="00007B12">
              <w:rPr>
                <w:lang w:val="es-MX"/>
                <w:rPrChange w:id="602" w:author="Francisco Javier Guzman Villegas" w:date="2026-03-02T23:57:00Z" w16du:dateUtc="2026-03-03T04:57:00Z">
                  <w:rPr/>
                </w:rPrChange>
              </w:rPr>
              <w:br/>
              <w:t>Entonces: El sistema deja los turnos disponibles y notifica a los actores relevantes</w:t>
            </w:r>
          </w:p>
        </w:tc>
      </w:tr>
      <w:tr w:rsidR="009B4D3E" w:rsidRPr="003F63AA" w14:paraId="49E232C2" w14:textId="77777777">
        <w:tc>
          <w:tcPr>
            <w:tcW w:w="4320" w:type="dxa"/>
          </w:tcPr>
          <w:p w14:paraId="59DF3388" w14:textId="77777777" w:rsidR="009B4D3E" w:rsidRPr="00007B12" w:rsidRDefault="00000000">
            <w:pPr>
              <w:rPr>
                <w:lang w:val="es-MX"/>
                <w:rPrChange w:id="603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604" w:author="Francisco Javier Guzman Villegas" w:date="2026-03-02T23:57:00Z" w16du:dateUtc="2026-03-03T04:57:00Z">
                  <w:rPr/>
                </w:rPrChange>
              </w:rPr>
              <w:t>Criterios de Aceptación</w:t>
            </w:r>
            <w:r w:rsidRPr="00007B12">
              <w:rPr>
                <w:lang w:val="es-MX"/>
                <w:rPrChange w:id="605" w:author="Francisco Javier Guzman Villegas" w:date="2026-03-02T23:57:00Z" w16du:dateUtc="2026-03-03T04:57:00Z">
                  <w:rPr/>
                </w:rPrChange>
              </w:rPr>
              <w:br/>
              <w:t>Ingreso con error</w:t>
            </w:r>
          </w:p>
        </w:tc>
        <w:tc>
          <w:tcPr>
            <w:tcW w:w="4320" w:type="dxa"/>
          </w:tcPr>
          <w:p w14:paraId="62C8BC07" w14:textId="77777777" w:rsidR="009B4D3E" w:rsidRPr="00007B12" w:rsidRDefault="00000000">
            <w:pPr>
              <w:rPr>
                <w:lang w:val="es-MX"/>
                <w:rPrChange w:id="606" w:author="Francisco Javier Guzman Villegas" w:date="2026-03-02T23:57:00Z" w16du:dateUtc="2026-03-03T04:57:00Z">
                  <w:rPr/>
                </w:rPrChange>
              </w:rPr>
            </w:pPr>
            <w:r w:rsidRPr="00007B12">
              <w:rPr>
                <w:lang w:val="es-MX"/>
                <w:rPrChange w:id="607" w:author="Francisco Javier Guzman Villegas" w:date="2026-03-02T23:57:00Z" w16du:dateUtc="2026-03-03T04:57:00Z">
                  <w:rPr/>
                </w:rPrChange>
              </w:rPr>
              <w:t>Dado: Que existe conflicto en la asignación</w:t>
            </w:r>
            <w:r w:rsidRPr="00007B12">
              <w:rPr>
                <w:lang w:val="es-MX"/>
                <w:rPrChange w:id="608" w:author="Francisco Javier Guzman Villegas" w:date="2026-03-02T23:57:00Z" w16du:dateUtc="2026-03-03T04:57:00Z">
                  <w:rPr/>
                </w:rPrChange>
              </w:rPr>
              <w:br/>
              <w:t>Cuando: Intenta publicar</w:t>
            </w:r>
            <w:r w:rsidRPr="00007B12">
              <w:rPr>
                <w:lang w:val="es-MX"/>
                <w:rPrChange w:id="609" w:author="Francisco Javier Guzman Villegas" w:date="2026-03-02T23:57:00Z" w16du:dateUtc="2026-03-03T04:57:00Z">
                  <w:rPr/>
                </w:rPrChange>
              </w:rPr>
              <w:br/>
              <w:t>Entonces: El sistema bloquea la publicación e informa el conflicto</w:t>
            </w:r>
          </w:p>
        </w:tc>
      </w:tr>
    </w:tbl>
    <w:p w14:paraId="05C20AA1" w14:textId="77777777" w:rsidR="009B4D3E" w:rsidRPr="00007B12" w:rsidRDefault="009B4D3E">
      <w:pPr>
        <w:rPr>
          <w:lang w:val="es-MX"/>
          <w:rPrChange w:id="610" w:author="Francisco Javier Guzman Villegas" w:date="2026-03-02T23:57:00Z" w16du:dateUtc="2026-03-03T04:57:00Z">
            <w:rPr/>
          </w:rPrChange>
        </w:rPr>
      </w:pPr>
    </w:p>
    <w:p w14:paraId="001E8747" w14:textId="5743B4C6" w:rsidR="009B4D3E" w:rsidDel="00007B12" w:rsidRDefault="00000000">
      <w:pPr>
        <w:pStyle w:val="Ttulo2"/>
        <w:rPr>
          <w:del w:id="611" w:author="Francisco Javier Guzman Villegas" w:date="2026-03-02T23:58:00Z" w16du:dateUtc="2026-03-03T04:58:00Z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del w:id="612" w:author="Francisco Javier Guzman Villegas" w:date="2026-03-02T23:58:00Z" w16du:dateUtc="2026-03-03T04:58:00Z">
        <w:r w:rsidRPr="00007B12" w:rsidDel="00007B12">
          <w:rPr>
            <w:b w:val="0"/>
            <w:bCs w:val="0"/>
            <w:lang w:val="es-MX"/>
            <w:rPrChange w:id="613" w:author="Francisco Javier Guzman Villegas" w:date="2026-03-02T23:57:00Z" w16du:dateUtc="2026-03-03T04:57:00Z">
              <w:rPr>
                <w:b w:val="0"/>
                <w:bCs w:val="0"/>
              </w:rPr>
            </w:rPrChange>
          </w:rPr>
          <w:delText>Requisitos no funcionales y restricciones (fuera de casos de uso)</w:delText>
        </w:r>
      </w:del>
    </w:p>
    <w:p w14:paraId="5FEBCD1E" w14:textId="1A54D44E" w:rsidR="00007B12" w:rsidRPr="00007B12" w:rsidDel="00007B12" w:rsidRDefault="00000000">
      <w:pPr>
        <w:rPr>
          <w:del w:id="614" w:author="Francisco Javier Guzman Villegas" w:date="2026-03-02T23:59:00Z" w16du:dateUtc="2026-03-03T04:59:00Z"/>
          <w:lang w:val="es-MX"/>
          <w:rPrChange w:id="615" w:author="Francisco Javier Guzman Villegas" w:date="2026-03-02T23:57:00Z" w16du:dateUtc="2026-03-03T04:57:00Z">
            <w:rPr>
              <w:del w:id="616" w:author="Francisco Javier Guzman Villegas" w:date="2026-03-02T23:59:00Z" w16du:dateUtc="2026-03-03T04:59:00Z"/>
            </w:rPr>
          </w:rPrChange>
        </w:rPr>
      </w:pPr>
      <w:del w:id="617" w:author="Francisco Javier Guzman Villegas" w:date="2026-03-02T23:59:00Z" w16du:dateUtc="2026-03-03T04:59:00Z">
        <w:r w:rsidRPr="00007B12" w:rsidDel="00007B12">
          <w:rPr>
            <w:lang w:val="es-MX"/>
            <w:rPrChange w:id="618" w:author="Francisco Javier Guzman Villegas" w:date="2026-03-02T23:57:00Z" w16du:dateUtc="2026-03-03T04:57:00Z">
              <w:rPr/>
            </w:rPrChange>
          </w:rPr>
          <w:delText>• Privacidad: evitar geolocalización invasiva y minimizar datos personales.</w:delText>
        </w:r>
      </w:del>
    </w:p>
    <w:p w14:paraId="42A9138D" w14:textId="16C87660" w:rsidR="009B4D3E" w:rsidRPr="00007B12" w:rsidDel="00007B12" w:rsidRDefault="00000000">
      <w:pPr>
        <w:rPr>
          <w:del w:id="619" w:author="Francisco Javier Guzman Villegas" w:date="2026-03-02T23:59:00Z" w16du:dateUtc="2026-03-03T04:59:00Z"/>
          <w:lang w:val="es-MX"/>
          <w:rPrChange w:id="620" w:author="Francisco Javier Guzman Villegas" w:date="2026-03-02T23:57:00Z" w16du:dateUtc="2026-03-03T04:57:00Z">
            <w:rPr>
              <w:del w:id="621" w:author="Francisco Javier Guzman Villegas" w:date="2026-03-02T23:59:00Z" w16du:dateUtc="2026-03-03T04:59:00Z"/>
            </w:rPr>
          </w:rPrChange>
        </w:rPr>
      </w:pPr>
      <w:del w:id="622" w:author="Francisco Javier Guzman Villegas" w:date="2026-03-02T23:59:00Z" w16du:dateUtc="2026-03-03T04:59:00Z">
        <w:r w:rsidRPr="00007B12" w:rsidDel="00007B12">
          <w:rPr>
            <w:lang w:val="es-MX"/>
            <w:rPrChange w:id="623" w:author="Francisco Javier Guzman Villegas" w:date="2026-03-02T23:57:00Z" w16du:dateUtc="2026-03-03T04:57:00Z">
              <w:rPr/>
            </w:rPrChange>
          </w:rPr>
          <w:delText>• Seguridad: control de acceso por roles y autenticación institucional.</w:delText>
        </w:r>
      </w:del>
    </w:p>
    <w:p w14:paraId="6B5FEEA6" w14:textId="66A96780" w:rsidR="009B4D3E" w:rsidRPr="00007B12" w:rsidDel="00007B12" w:rsidRDefault="00000000">
      <w:pPr>
        <w:rPr>
          <w:del w:id="624" w:author="Francisco Javier Guzman Villegas" w:date="2026-03-02T23:59:00Z" w16du:dateUtc="2026-03-03T04:59:00Z"/>
          <w:lang w:val="es-MX"/>
          <w:rPrChange w:id="625" w:author="Francisco Javier Guzman Villegas" w:date="2026-03-02T23:57:00Z" w16du:dateUtc="2026-03-03T04:57:00Z">
            <w:rPr>
              <w:del w:id="626" w:author="Francisco Javier Guzman Villegas" w:date="2026-03-02T23:59:00Z" w16du:dateUtc="2026-03-03T04:59:00Z"/>
            </w:rPr>
          </w:rPrChange>
        </w:rPr>
      </w:pPr>
      <w:del w:id="627" w:author="Francisco Javier Guzman Villegas" w:date="2026-03-02T23:59:00Z" w16du:dateUtc="2026-03-03T04:59:00Z">
        <w:r w:rsidRPr="00007B12" w:rsidDel="00007B12">
          <w:rPr>
            <w:lang w:val="es-MX"/>
            <w:rPrChange w:id="628" w:author="Francisco Javier Guzman Villegas" w:date="2026-03-02T23:57:00Z" w16du:dateUtc="2026-03-03T04:57:00Z">
              <w:rPr/>
            </w:rPrChange>
          </w:rPr>
          <w:delText>• Operación sin conectividad: permitir registrar acciones críticas sin conexión y sincronizar posteriormente.</w:delText>
        </w:r>
      </w:del>
    </w:p>
    <w:p w14:paraId="5A533BC2" w14:textId="0BF4985B" w:rsidR="009B4D3E" w:rsidRPr="00007B12" w:rsidRDefault="00000000">
      <w:pPr>
        <w:rPr>
          <w:lang w:val="es-MX"/>
          <w:rPrChange w:id="629" w:author="Francisco Javier Guzman Villegas" w:date="2026-03-02T23:57:00Z" w16du:dateUtc="2026-03-03T04:57:00Z">
            <w:rPr/>
          </w:rPrChange>
        </w:rPr>
      </w:pPr>
      <w:del w:id="630" w:author="Francisco Javier Guzman Villegas" w:date="2026-03-02T23:59:00Z" w16du:dateUtc="2026-03-03T04:59:00Z">
        <w:r w:rsidRPr="00007B12" w:rsidDel="00007B12">
          <w:rPr>
            <w:lang w:val="es-MX"/>
            <w:rPrChange w:id="631" w:author="Francisco Javier Guzman Villegas" w:date="2026-03-02T23:57:00Z" w16du:dateUtc="2026-03-03T04:57:00Z">
              <w:rPr/>
            </w:rPrChange>
          </w:rPr>
          <w:delText>• Rendimiento/UX: interacción simple y respuesta rápida en pantallas críticas.</w:delText>
        </w:r>
      </w:del>
    </w:p>
    <w:sectPr w:rsidR="009B4D3E" w:rsidRPr="00007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405913">
    <w:abstractNumId w:val="8"/>
  </w:num>
  <w:num w:numId="2" w16cid:durableId="1345520038">
    <w:abstractNumId w:val="6"/>
  </w:num>
  <w:num w:numId="3" w16cid:durableId="1917205538">
    <w:abstractNumId w:val="5"/>
  </w:num>
  <w:num w:numId="4" w16cid:durableId="1027412378">
    <w:abstractNumId w:val="4"/>
  </w:num>
  <w:num w:numId="5" w16cid:durableId="738091515">
    <w:abstractNumId w:val="7"/>
  </w:num>
  <w:num w:numId="6" w16cid:durableId="905145682">
    <w:abstractNumId w:val="3"/>
  </w:num>
  <w:num w:numId="7" w16cid:durableId="590162233">
    <w:abstractNumId w:val="2"/>
  </w:num>
  <w:num w:numId="8" w16cid:durableId="627854630">
    <w:abstractNumId w:val="1"/>
  </w:num>
  <w:num w:numId="9" w16cid:durableId="1945849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cisco Javier Guzman Villegas">
    <w15:presenceInfo w15:providerId="AD" w15:userId="S::francisco-guzmanv@javeriana.edu.co::d03c3bf7-b4ec-4571-8f15-b25094b052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12"/>
    <w:rsid w:val="00034616"/>
    <w:rsid w:val="0006063C"/>
    <w:rsid w:val="0015074B"/>
    <w:rsid w:val="00270AEC"/>
    <w:rsid w:val="0029639D"/>
    <w:rsid w:val="00326F90"/>
    <w:rsid w:val="003B006B"/>
    <w:rsid w:val="003F63AA"/>
    <w:rsid w:val="004633C3"/>
    <w:rsid w:val="007C72F7"/>
    <w:rsid w:val="00812D26"/>
    <w:rsid w:val="009B4D3E"/>
    <w:rsid w:val="00AA1D8D"/>
    <w:rsid w:val="00B12334"/>
    <w:rsid w:val="00B47730"/>
    <w:rsid w:val="00CB0664"/>
    <w:rsid w:val="00CB4F03"/>
    <w:rsid w:val="00D87093"/>
    <w:rsid w:val="00E52539"/>
    <w:rsid w:val="00EA0E46"/>
    <w:rsid w:val="00FC0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89EB3"/>
  <w14:defaultImageDpi w14:val="300"/>
  <w15:docId w15:val="{EDA16507-D326-4585-A9F5-E800D049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EA0E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3066</Words>
  <Characters>17907</Characters>
  <Application>Microsoft Office Word</Application>
  <DocSecurity>0</DocSecurity>
  <Lines>778</Lines>
  <Paragraphs>355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francisco-guzmanv@javeriana.edu.co</dc:creator>
  <cp:keywords/>
  <dc:description/>
  <cp:lastModifiedBy>Francisco Javier Guzman Villegas</cp:lastModifiedBy>
  <cp:revision>3</cp:revision>
  <cp:lastPrinted>2025-05-28T14:15:00Z</cp:lastPrinted>
  <dcterms:created xsi:type="dcterms:W3CDTF">2026-03-03T05:02:00Z</dcterms:created>
  <dcterms:modified xsi:type="dcterms:W3CDTF">2026-03-03T05:03:00Z</dcterms:modified>
  <cp:category/>
</cp:coreProperties>
</file>